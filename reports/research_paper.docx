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Change w:id="0" w:author="Author" w:date="2026-07-05T13:14:00Z">
          <w:tblPr>
            <w:tblW w:w="0" w:type="auto"/>
            <w:tblLook w:val="04A0" w:firstRow="1" w:lastRow="0" w:firstColumn="1" w:lastColumn="0" w:noHBand="0" w:noVBand="1"/>
          </w:tblPr>
        </w:tblPrChange>
      </w:tblPr>
      <w:tblGrid>
        <w:gridCol w:w="2410"/>
        <w:gridCol w:w="2977"/>
        <w:gridCol w:w="4433"/>
        <w:tblGridChange w:id="1">
          <w:tblGrid>
            <w:gridCol w:w="2410"/>
            <w:gridCol w:w="3402"/>
            <w:gridCol w:w="4008"/>
          </w:tblGrid>
        </w:tblGridChange>
      </w:tblGrid>
      <w:tr w:rsidR="00FB2810" w14:paraId="33741C68" w14:textId="77777777" w:rsidTr="004A1522">
        <w:trPr>
          <w:trHeight w:val="1794"/>
        </w:trPr>
        <w:tc>
          <w:tcPr>
            <w:tcW w:w="9820" w:type="dxa"/>
            <w:gridSpan w:val="3"/>
            <w:tcPrChange w:id="2" w:author="Author" w:date="2026-07-05T13:14:00Z">
              <w:tcPr>
                <w:tcW w:w="9820" w:type="dxa"/>
                <w:gridSpan w:val="3"/>
              </w:tcPr>
            </w:tcPrChange>
          </w:tcPr>
          <w:p w14:paraId="621A3661" w14:textId="5ACD458D" w:rsidR="00FB2810" w:rsidRPr="004A1522" w:rsidDel="00646E9C" w:rsidRDefault="00646E9C" w:rsidP="00646E9C">
            <w:pPr>
              <w:jc w:val="center"/>
              <w:rPr>
                <w:del w:id="3" w:author="Author" w:date="2026-07-05T13:07:00Z"/>
                <w:b/>
                <w:bCs/>
                <w:sz w:val="44"/>
                <w:szCs w:val="44"/>
                <w:rPrChange w:id="4" w:author="Author" w:date="2026-07-05T14:19:00Z">
                  <w:rPr>
                    <w:del w:id="5" w:author="Author" w:date="2026-07-05T13:07:00Z"/>
                    <w:b/>
                    <w:bCs/>
                    <w:sz w:val="44"/>
                    <w:szCs w:val="44"/>
                  </w:rPr>
                </w:rPrChange>
              </w:rPr>
            </w:pPr>
            <w:bookmarkStart w:id="6" w:name="PaperTitle"/>
            <w:ins w:id="7" w:author="Author" w:date="2026-07-05T13:07:00Z">
              <w:r w:rsidRPr="004A1522">
                <w:rPr>
                  <w:b/>
                  <w:bCs/>
                  <w:sz w:val="44"/>
                  <w:szCs w:val="44"/>
                  <w:rPrChange w:id="8" w:author="Author" w:date="2026-07-05T14:19:00Z">
                    <w:rPr/>
                  </w:rPrChange>
                </w:rPr>
                <w:t>Product Line Profitability &amp; Margin Performance Analysis for Nassau Candy Distributor Using Python and Streamlit</w:t>
              </w:r>
            </w:ins>
            <w:ins w:id="9" w:author="Author" w:date="2026-07-05T12:56:00Z">
              <w:del w:id="10" w:author="Author" w:date="2026-07-05T13:07:00Z">
                <w:r w:rsidR="001903FB" w:rsidRPr="004A1522" w:rsidDel="00646E9C">
                  <w:rPr>
                    <w:b/>
                    <w:bCs/>
                    <w:sz w:val="44"/>
                    <w:szCs w:val="44"/>
                    <w:lang w:val="en-GB"/>
                    <w:rPrChange w:id="11" w:author="Author" w:date="2026-07-05T14:19:00Z">
                      <w:rPr>
                        <w:lang w:val="en-GB"/>
                      </w:rPr>
                    </w:rPrChange>
                  </w:rPr>
                  <w:delText>5</w:delText>
                </w:r>
              </w:del>
            </w:ins>
            <w:del w:id="12" w:author="Author" w:date="2026-07-05T13:07:00Z">
              <w:r w:rsidR="001903FB" w:rsidRPr="004A1522" w:rsidDel="00646E9C">
                <w:rPr>
                  <w:b/>
                  <w:bCs/>
                  <w:sz w:val="44"/>
                  <w:szCs w:val="44"/>
                  <w:rPrChange w:id="13" w:author="Author" w:date="2026-07-05T14:19:00Z">
                    <w:rPr/>
                  </w:rPrChange>
                </w:rPr>
                <w:delText>Full Paper Title</w:delText>
              </w:r>
            </w:del>
          </w:p>
          <w:p w14:paraId="0FF2229E" w14:textId="77777777" w:rsidR="00646E9C" w:rsidRPr="004A1522" w:rsidRDefault="00646E9C" w:rsidP="00646E9C">
            <w:pPr>
              <w:pStyle w:val="papertitle"/>
              <w:rPr>
                <w:ins w:id="14" w:author="Author" w:date="2026-07-05T13:07:00Z"/>
                <w:b/>
                <w:bCs/>
                <w:sz w:val="44"/>
                <w:szCs w:val="44"/>
                <w:rPrChange w:id="15" w:author="Author" w:date="2026-07-05T13:07:00Z">
                  <w:rPr>
                    <w:ins w:id="16" w:author="Author" w:date="2026-07-05T13:07:00Z"/>
                  </w:rPr>
                </w:rPrChange>
              </w:rPr>
            </w:pPr>
          </w:p>
          <w:bookmarkEnd w:id="6"/>
          <w:p w14:paraId="22A51DC7" w14:textId="77777777" w:rsidR="00FB2810" w:rsidRDefault="00FB2810" w:rsidP="004A1522">
            <w:pPr>
              <w:jc w:val="center"/>
              <w:pPrChange w:id="17" w:author="Author" w:date="2026-07-05T13:07:00Z">
                <w:pPr/>
              </w:pPrChange>
            </w:pPr>
          </w:p>
        </w:tc>
      </w:tr>
      <w:tr w:rsidR="00646E9C" w:rsidRPr="004A1522" w14:paraId="3D7EBDB0" w14:textId="77777777" w:rsidTr="004A1522">
        <w:tblPrEx>
          <w:tblPrExChange w:id="18" w:author="Author" w:date="2026-07-05T13:15:00Z">
            <w:tblPrEx>
              <w:tblLayout w:type="fixed"/>
            </w:tblPrEx>
          </w:tblPrExChange>
        </w:tblPrEx>
        <w:trPr>
          <w:trHeight w:val="1114"/>
          <w:trPrChange w:id="19" w:author="Author" w:date="2026-07-05T13:15:00Z">
            <w:trPr>
              <w:trHeight w:val="1114"/>
            </w:trPr>
          </w:trPrChange>
        </w:trPr>
        <w:tc>
          <w:tcPr>
            <w:tcW w:w="2410" w:type="dxa"/>
            <w:tcPrChange w:id="20" w:author="Author" w:date="2026-07-05T13:15:00Z">
              <w:tcPr>
                <w:tcW w:w="2410" w:type="dxa"/>
              </w:tcPr>
            </w:tcPrChange>
          </w:tcPr>
          <w:p w14:paraId="087295B4" w14:textId="41B389C2" w:rsidR="00FB2810" w:rsidRPr="004A1522" w:rsidRDefault="00646E9C" w:rsidP="004A1522">
            <w:pPr>
              <w:pStyle w:val="AuthorData"/>
              <w:rPr>
                <w:sz w:val="20"/>
                <w:rPrChange w:id="21" w:author="Author" w:date="2026-07-05T13:12:00Z">
                  <w:rPr/>
                </w:rPrChange>
              </w:rPr>
              <w:pPrChange w:id="22" w:author="Author" w:date="2026-07-05T13:11:00Z">
                <w:pPr>
                  <w:pStyle w:val="AuthorData"/>
                </w:pPr>
              </w:pPrChange>
            </w:pPr>
            <w:bookmarkStart w:id="23" w:name="AuthorName" w:colFirst="1" w:colLast="1"/>
            <w:ins w:id="24" w:author="Author" w:date="2026-07-05T13:08:00Z">
              <w:r w:rsidRPr="004A1522">
                <w:rPr>
                  <w:sz w:val="20"/>
                  <w:rPrChange w:id="25" w:author="Author" w:date="2026-07-05T13:12:00Z">
                    <w:rPr/>
                  </w:rPrChange>
                </w:rPr>
                <w:t>Lipika Prad</w:t>
              </w:r>
              <w:r w:rsidRPr="00611991">
                <w:rPr>
                  <w:sz w:val="20"/>
                  <w:rPrChange w:id="26" w:author="Author" w:date="2026-07-05T13:12:00Z">
                    <w:rPr/>
                  </w:rPrChange>
                </w:rPr>
                <w:t>h</w:t>
              </w:r>
              <w:r w:rsidRPr="004A1522">
                <w:rPr>
                  <w:sz w:val="20"/>
                  <w:rPrChange w:id="27" w:author="Author" w:date="2026-07-05T13:12:00Z">
                    <w:rPr/>
                  </w:rPrChange>
                </w:rPr>
                <w:t>an</w:t>
              </w:r>
            </w:ins>
            <w:del w:id="28" w:author="Author" w:date="2026-07-05T13:08:00Z">
              <w:r w:rsidR="001903FB" w:rsidRPr="004A1522" w:rsidDel="00646E9C">
                <w:rPr>
                  <w:sz w:val="20"/>
                  <w:rPrChange w:id="29" w:author="Author" w:date="2026-07-05T13:12:00Z">
                    <w:rPr/>
                  </w:rPrChange>
                </w:rPr>
                <w:delText>Auth</w:delText>
              </w:r>
            </w:del>
            <w:del w:id="30" w:author="Author" w:date="2026-07-05T13:07:00Z">
              <w:r w:rsidR="001903FB" w:rsidRPr="004A1522" w:rsidDel="00646E9C">
                <w:rPr>
                  <w:sz w:val="20"/>
                  <w:rPrChange w:id="31" w:author="Author" w:date="2026-07-05T13:12:00Z">
                    <w:rPr/>
                  </w:rPrChange>
                </w:rPr>
                <w:delText>or Name</w:delText>
              </w:r>
            </w:del>
            <w:r w:rsidR="001903FB" w:rsidRPr="004A1522">
              <w:rPr>
                <w:sz w:val="20"/>
                <w:rPrChange w:id="32" w:author="Author" w:date="2026-07-05T13:12:00Z">
                  <w:rPr/>
                </w:rPrChange>
              </w:rPr>
              <w:br/>
            </w:r>
            <w:ins w:id="33" w:author="Author" w:date="2026-07-05T13:08:00Z">
              <w:r w:rsidRPr="004A1522">
                <w:rPr>
                  <w:i/>
                  <w:iCs/>
                  <w:sz w:val="20"/>
                  <w:rPrChange w:id="34" w:author="Author" w:date="2026-07-05T13:12:00Z">
                    <w:rPr/>
                  </w:rPrChange>
                </w:rPr>
                <w:t>Unified Mentor Internship</w:t>
              </w:r>
            </w:ins>
            <w:del w:id="35" w:author="Author" w:date="2026-07-05T13:08:00Z">
              <w:r w:rsidR="001903FB" w:rsidRPr="004A1522" w:rsidDel="00646E9C">
                <w:rPr>
                  <w:i/>
                  <w:iCs/>
                  <w:sz w:val="20"/>
                  <w:rPrChange w:id="36" w:author="Author" w:date="2026-07-05T13:12:00Z">
                    <w:rPr>
                      <w:i/>
                    </w:rPr>
                  </w:rPrChange>
                </w:rPr>
                <w:delText>Affiliation</w:delText>
              </w:r>
            </w:del>
            <w:r w:rsidR="001903FB" w:rsidRPr="004A1522">
              <w:rPr>
                <w:i/>
                <w:iCs/>
                <w:sz w:val="20"/>
                <w:rPrChange w:id="37" w:author="Author" w:date="2026-07-05T13:12:00Z">
                  <w:rPr/>
                </w:rPrChange>
              </w:rPr>
              <w:br/>
            </w:r>
            <w:del w:id="38" w:author="Author" w:date="2026-07-05T13:10:00Z">
              <w:r w:rsidR="001903FB" w:rsidRPr="004A1522" w:rsidDel="00646E9C">
                <w:rPr>
                  <w:sz w:val="20"/>
                  <w:rPrChange w:id="39" w:author="Author" w:date="2026-07-05T13:12:00Z">
                    <w:rPr/>
                  </w:rPrChange>
                </w:rPr>
                <w:delText>author@email.com</w:delText>
              </w:r>
            </w:del>
            <w:ins w:id="40" w:author="Author" w:date="2026-07-05T13:10:00Z">
              <w:r w:rsidRPr="004A1522">
                <w:rPr>
                  <w:sz w:val="20"/>
                  <w:rPrChange w:id="41" w:author="Author" w:date="2026-07-05T13:12:00Z">
                    <w:rPr/>
                  </w:rPrChange>
                </w:rPr>
                <w:t>lipikapradha2@gmail.com</w:t>
              </w:r>
            </w:ins>
          </w:p>
        </w:tc>
        <w:tc>
          <w:tcPr>
            <w:tcW w:w="2977" w:type="dxa"/>
            <w:tcPrChange w:id="42" w:author="Author" w:date="2026-07-05T13:15:00Z">
              <w:tcPr>
                <w:tcW w:w="3402" w:type="dxa"/>
              </w:tcPr>
            </w:tcPrChange>
          </w:tcPr>
          <w:p w14:paraId="2EE5DEA7" w14:textId="08138F46" w:rsidR="00FB2810" w:rsidRPr="004A1522" w:rsidRDefault="00646E9C" w:rsidP="004A1522">
            <w:pPr>
              <w:pStyle w:val="AuthorData"/>
              <w:rPr>
                <w:sz w:val="20"/>
                <w:rPrChange w:id="43" w:author="Author" w:date="2026-07-05T13:12:00Z">
                  <w:rPr/>
                </w:rPrChange>
              </w:rPr>
              <w:pPrChange w:id="44" w:author="Author" w:date="2026-07-05T13:11:00Z">
                <w:pPr>
                  <w:pStyle w:val="AuthorData"/>
                </w:pPr>
              </w:pPrChange>
            </w:pPr>
            <w:ins w:id="45" w:author="Author" w:date="2026-07-05T13:08:00Z">
              <w:r w:rsidRPr="004A1522">
                <w:rPr>
                  <w:sz w:val="20"/>
                  <w:rPrChange w:id="46" w:author="Author" w:date="2026-07-05T13:12:00Z">
                    <w:rPr/>
                  </w:rPrChange>
                </w:rPr>
                <w:t>Lipika Pradhan</w:t>
              </w:r>
            </w:ins>
            <w:del w:id="47" w:author="Author" w:date="2026-07-05T13:08:00Z">
              <w:r w:rsidR="001903FB" w:rsidRPr="004A1522" w:rsidDel="00646E9C">
                <w:rPr>
                  <w:sz w:val="20"/>
                  <w:rPrChange w:id="48" w:author="Author" w:date="2026-07-05T13:12:00Z">
                    <w:rPr/>
                  </w:rPrChange>
                </w:rPr>
                <w:delText>Author Name</w:delText>
              </w:r>
            </w:del>
            <w:r w:rsidR="001903FB" w:rsidRPr="004A1522">
              <w:rPr>
                <w:sz w:val="20"/>
                <w:rPrChange w:id="49" w:author="Author" w:date="2026-07-05T13:12:00Z">
                  <w:rPr/>
                </w:rPrChange>
              </w:rPr>
              <w:br/>
            </w:r>
            <w:ins w:id="50" w:author="Author" w:date="2026-07-05T13:08:00Z">
              <w:r w:rsidRPr="004A1522">
                <w:rPr>
                  <w:i/>
                  <w:iCs/>
                  <w:sz w:val="20"/>
                  <w:rPrChange w:id="51" w:author="Author" w:date="2026-07-05T13:12:00Z">
                    <w:rPr/>
                  </w:rPrChange>
                </w:rPr>
                <w:t>Unified Mentor Internship</w:t>
              </w:r>
            </w:ins>
            <w:del w:id="52" w:author="Author" w:date="2026-07-05T13:08:00Z">
              <w:r w:rsidR="001903FB" w:rsidRPr="004A1522" w:rsidDel="00646E9C">
                <w:rPr>
                  <w:i/>
                  <w:sz w:val="20"/>
                  <w:rPrChange w:id="53" w:author="Author" w:date="2026-07-05T13:12:00Z">
                    <w:rPr>
                      <w:i/>
                    </w:rPr>
                  </w:rPrChange>
                </w:rPr>
                <w:delText>Affiliation</w:delText>
              </w:r>
            </w:del>
            <w:r w:rsidR="001903FB" w:rsidRPr="004A1522">
              <w:rPr>
                <w:sz w:val="20"/>
                <w:rPrChange w:id="54" w:author="Author" w:date="2026-07-05T13:12:00Z">
                  <w:rPr/>
                </w:rPrChange>
              </w:rPr>
              <w:br/>
            </w:r>
            <w:ins w:id="55" w:author="Author" w:date="2026-07-05T13:10:00Z">
              <w:r w:rsidRPr="004A1522">
                <w:rPr>
                  <w:sz w:val="20"/>
                  <w:rPrChange w:id="56" w:author="Author" w:date="2026-07-05T13:12:00Z">
                    <w:rPr/>
                  </w:rPrChange>
                </w:rPr>
                <w:t>lipikapradha2@gmail.com</w:t>
              </w:r>
            </w:ins>
            <w:del w:id="57" w:author="Author" w:date="2026-07-05T13:10:00Z">
              <w:r w:rsidR="001903FB" w:rsidRPr="004A1522" w:rsidDel="00646E9C">
                <w:rPr>
                  <w:sz w:val="20"/>
                  <w:rPrChange w:id="58" w:author="Author" w:date="2026-07-05T13:12:00Z">
                    <w:rPr/>
                  </w:rPrChange>
                </w:rPr>
                <w:delText>author@email.com</w:delText>
              </w:r>
            </w:del>
          </w:p>
        </w:tc>
        <w:tc>
          <w:tcPr>
            <w:tcW w:w="4433" w:type="dxa"/>
            <w:tcPrChange w:id="59" w:author="Author" w:date="2026-07-05T13:15:00Z">
              <w:tcPr>
                <w:tcW w:w="4008" w:type="dxa"/>
              </w:tcPr>
            </w:tcPrChange>
          </w:tcPr>
          <w:p w14:paraId="36345758" w14:textId="77777777" w:rsidR="00646E9C" w:rsidRDefault="00646E9C" w:rsidP="004A1522">
            <w:pPr>
              <w:pStyle w:val="AuthorData"/>
              <w:rPr>
                <w:ins w:id="60" w:author="Author" w:date="2026-07-05T13:17:00Z"/>
                <w:i/>
                <w:iCs/>
                <w:sz w:val="20"/>
              </w:rPr>
            </w:pPr>
            <w:ins w:id="61" w:author="Author" w:date="2026-07-05T13:08:00Z">
              <w:r w:rsidRPr="004A1522">
                <w:rPr>
                  <w:sz w:val="20"/>
                  <w:rPrChange w:id="62" w:author="Author" w:date="2026-07-05T13:12:00Z">
                    <w:rPr/>
                  </w:rPrChange>
                </w:rPr>
                <w:t>Lipika Pradhan</w:t>
              </w:r>
            </w:ins>
            <w:del w:id="63" w:author="Author" w:date="2026-07-05T13:08:00Z">
              <w:r w:rsidR="001903FB" w:rsidRPr="004A1522" w:rsidDel="00646E9C">
                <w:rPr>
                  <w:sz w:val="20"/>
                  <w:rPrChange w:id="64" w:author="Author" w:date="2026-07-05T13:12:00Z">
                    <w:rPr/>
                  </w:rPrChange>
                </w:rPr>
                <w:delText>Author Name</w:delText>
              </w:r>
            </w:del>
            <w:r w:rsidR="001903FB" w:rsidRPr="004A1522">
              <w:rPr>
                <w:sz w:val="20"/>
                <w:rPrChange w:id="65" w:author="Author" w:date="2026-07-05T13:12:00Z">
                  <w:rPr/>
                </w:rPrChange>
              </w:rPr>
              <w:br/>
            </w:r>
            <w:ins w:id="66" w:author="Author" w:date="2026-07-05T13:09:00Z">
              <w:r w:rsidRPr="004A1522">
                <w:rPr>
                  <w:i/>
                  <w:iCs/>
                  <w:sz w:val="20"/>
                  <w:rPrChange w:id="67" w:author="Author" w:date="2026-07-05T13:12:00Z">
                    <w:rPr/>
                  </w:rPrChange>
                </w:rPr>
                <w:t xml:space="preserve">Unified Mentor </w:t>
              </w:r>
            </w:ins>
            <w:ins w:id="68" w:author="Author" w:date="2026-07-05T13:17:00Z">
              <w:r>
                <w:rPr>
                  <w:i/>
                  <w:iCs/>
                  <w:sz w:val="20"/>
                </w:rPr>
                <w:t>Internship</w:t>
              </w:r>
            </w:ins>
          </w:p>
          <w:p w14:paraId="439B725A" w14:textId="2698C0FE" w:rsidR="00FB2810" w:rsidRPr="004A1522" w:rsidRDefault="00646E9C" w:rsidP="004A1522">
            <w:pPr>
              <w:pStyle w:val="AuthorData"/>
              <w:rPr>
                <w:i/>
                <w:iCs/>
                <w:sz w:val="20"/>
                <w:rPrChange w:id="69" w:author="Author" w:date="2026-07-05T13:12:00Z">
                  <w:rPr/>
                </w:rPrChange>
              </w:rPr>
              <w:pPrChange w:id="70" w:author="Author" w:date="2026-07-05T13:15:00Z">
                <w:pPr>
                  <w:pStyle w:val="AuthorData"/>
                </w:pPr>
              </w:pPrChange>
            </w:pPr>
            <w:ins w:id="71" w:author="Author" w:date="2026-07-05T13:10:00Z">
              <w:r w:rsidRPr="004A1522">
                <w:rPr>
                  <w:sz w:val="20"/>
                  <w:rPrChange w:id="72" w:author="Author" w:date="2026-07-05T13:12:00Z">
                    <w:rPr/>
                  </w:rPrChange>
                </w:rPr>
                <w:t>lipikapradha2@gmail.com</w:t>
              </w:r>
            </w:ins>
            <w:del w:id="73" w:author="Author" w:date="2026-07-05T13:09:00Z">
              <w:r w:rsidR="001903FB" w:rsidRPr="004A1522" w:rsidDel="00646E9C">
                <w:rPr>
                  <w:i/>
                  <w:sz w:val="20"/>
                  <w:rPrChange w:id="74" w:author="Author" w:date="2026-07-05T13:12:00Z">
                    <w:rPr>
                      <w:i/>
                    </w:rPr>
                  </w:rPrChange>
                </w:rPr>
                <w:delText>Affiliation</w:delText>
              </w:r>
              <w:r w:rsidR="001903FB" w:rsidRPr="004A1522" w:rsidDel="00646E9C">
                <w:rPr>
                  <w:sz w:val="20"/>
                  <w:rPrChange w:id="75" w:author="Author" w:date="2026-07-05T13:12:00Z">
                    <w:rPr/>
                  </w:rPrChange>
                </w:rPr>
                <w:br/>
              </w:r>
            </w:del>
            <w:del w:id="76" w:author="Author" w:date="2026-07-05T13:10:00Z">
              <w:r w:rsidR="001903FB" w:rsidRPr="004A1522" w:rsidDel="00646E9C">
                <w:rPr>
                  <w:sz w:val="20"/>
                  <w:rPrChange w:id="77" w:author="Author" w:date="2026-07-05T13:12:00Z">
                    <w:rPr/>
                  </w:rPrChange>
                </w:rPr>
                <w:delText>author@email.com</w:delText>
              </w:r>
            </w:del>
          </w:p>
        </w:tc>
      </w:tr>
      <w:bookmarkEnd w:id="23"/>
    </w:tbl>
    <w:p w14:paraId="423FDE5B" w14:textId="77777777" w:rsidR="00FB2810" w:rsidRDefault="00FB2810"/>
    <w:p w14:paraId="27422599" w14:textId="77777777" w:rsidR="00FB2810" w:rsidRDefault="00FB2810"/>
    <w:p w14:paraId="2FA91E92" w14:textId="77777777" w:rsidR="00FB2810" w:rsidRDefault="00FB2810">
      <w:pPr>
        <w:sectPr w:rsidR="00FB2810">
          <w:footerReference w:type="first" r:id="rId8"/>
          <w:pgSz w:w="12240" w:h="15840"/>
          <w:pgMar w:top="1440" w:right="1210" w:bottom="1440" w:left="1210" w:header="720" w:footer="720" w:gutter="0"/>
          <w:cols w:space="720"/>
          <w:titlePg/>
        </w:sectPr>
      </w:pPr>
    </w:p>
    <w:p w14:paraId="0606A587" w14:textId="7394E4E8" w:rsidR="00FB2810" w:rsidRDefault="001903FB">
      <w:pPr>
        <w:pStyle w:val="Abstract"/>
        <w:rPr>
          <w:rFonts w:eastAsia="SimSun"/>
        </w:rPr>
      </w:pPr>
      <w:r>
        <w:rPr>
          <w:rFonts w:eastAsia="SimSun"/>
        </w:rPr>
        <w:t xml:space="preserve">Abstract - </w:t>
      </w:r>
      <w:ins w:id="78" w:author="Author" w:date="2026-07-05T13:22:00Z">
        <w:r w:rsidR="009B1262">
          <w:t>Product profitability analysis is a critical aspect of business intelligence that enables organizations to evaluate financial performance and improve strategic decision-making. This study presents a comprehensive analysis of the Nassau Candy Distributor dataset using Python-based data analytics techniques. The project focuses on evaluating sales performance, gross profit, gross margin, regional sales distribution, division-wise profitability, factory performance, and Pareto analysis. Data preprocessing techniques including data cleaning, feature engineering, and exploratory data analysis were performed to extract meaningful insights from historical sales records. An interactive business dashboard was developed using Streamlit, allowing users to explore key performance indicators, visualize business trends, and identify high-performing products and regions. The dashboard incorporates interactive charts created using Plotly and Matplotlib, providing a user-friendly interface for decision-makers. The analysis demonstrates that a small percentage of products contribute to the majority of total revenue and profit, supporting the Pareto Principle. The proposed analytical framework helps businesses optimize pricing strategies, reduce operational costs, and improve profitability through data-driven decision-making.</w:t>
        </w:r>
      </w:ins>
      <w:del w:id="79" w:author="Author" w:date="2026-07-05T13:22:00Z">
        <w:r w:rsidDel="009B1262">
          <w:rPr>
            <w:rFonts w:eastAsia="SimSun"/>
          </w:rPr>
          <w:delText xml:space="preserve">The Abstract and Index Terms text should be 10 point Times New </w:delText>
        </w:r>
        <w:r w:rsidDel="009B1262">
          <w:rPr>
            <w:rFonts w:eastAsia="SimSun"/>
          </w:rPr>
          <w:delText>Roman, bold italic, fully justified, and contained within one paragraph each. Begin the Abstract with the word “Abstract.” Do not indent. Use a hyphen, not a long dash, after the word “Abstract.” The Abstract should be about 150 - 200 words. Avoid using ab</w:delText>
        </w:r>
        <w:r w:rsidDel="009B1262">
          <w:rPr>
            <w:rFonts w:eastAsia="SimSun"/>
          </w:rPr>
          <w:delText>breviations. Do not cite references in the Abstract. Leave a blank line between the Abstract and Index Terms.</w:delText>
        </w:r>
      </w:del>
    </w:p>
    <w:p w14:paraId="4808E164" w14:textId="77777777" w:rsidR="00FB2810" w:rsidRDefault="00FB2810">
      <w:pPr>
        <w:pStyle w:val="Abstract"/>
      </w:pPr>
    </w:p>
    <w:p w14:paraId="17BB9FC2" w14:textId="20D8C04A" w:rsidR="00FB2810" w:rsidRDefault="001903FB">
      <w:pPr>
        <w:pStyle w:val="Abstract"/>
      </w:pPr>
      <w:r>
        <w:t xml:space="preserve">Index Terms - </w:t>
      </w:r>
      <w:ins w:id="80" w:author="Author" w:date="2026-07-05T13:22:00Z">
        <w:r w:rsidR="009B1262">
          <w:t>Data Analytics, Business Intelligence, Python, Streamlit, Profitability Analysis, Plotly, Dashboard, Exploratory Data Analysis</w:t>
        </w:r>
        <w:r w:rsidR="009B1262">
          <w:t>.</w:t>
        </w:r>
      </w:ins>
      <w:del w:id="81" w:author="Author" w:date="2026-07-05T13:22:00Z">
        <w:r w:rsidDel="009B1262">
          <w:delText xml:space="preserve">About four key words or phrases, in alphabetical order, separated by commas, with only the first index term capitalized. All terms </w:delText>
        </w:r>
        <w:r w:rsidDel="009B1262">
          <w:delText>following the initial term should be lowercase unless they are proper nouns, in which case they should have an initial cap.</w:delText>
        </w:r>
      </w:del>
    </w:p>
    <w:p w14:paraId="13EC9492" w14:textId="77777777" w:rsidR="00FB2810" w:rsidRDefault="001903FB">
      <w:pPr>
        <w:pStyle w:val="Heading1"/>
        <w:rPr>
          <w:rStyle w:val="SubtleEmphasis1"/>
        </w:rPr>
      </w:pPr>
      <w:bookmarkStart w:id="82" w:name="_Introduction"/>
      <w:bookmarkEnd w:id="82"/>
      <w:r>
        <w:t>Introduction</w:t>
      </w:r>
    </w:p>
    <w:p w14:paraId="1F699DD9" w14:textId="77777777" w:rsidR="009B1262" w:rsidRDefault="009B1262" w:rsidP="009B1262">
      <w:pPr>
        <w:pStyle w:val="pdq2pgselectionanchorcontainer"/>
        <w:rPr>
          <w:ins w:id="83" w:author="Author" w:date="2026-07-05T13:23:00Z"/>
        </w:rPr>
      </w:pPr>
      <w:ins w:id="84" w:author="Author" w:date="2026-07-05T13:23:00Z">
        <w:r w:rsidRPr="004A1522">
          <w:rPr>
            <w:sz w:val="20"/>
            <w:szCs w:val="20"/>
            <w:rPrChange w:id="85" w:author="Author" w:date="2026-07-05T13:23:00Z">
              <w:rPr/>
            </w:rPrChange>
          </w:rPr>
          <w:t xml:space="preserve">In today's competitive business environment, organizations generate large volumes of transactional data that can be transformed into valuable business insights using data analytics techniques. Profitability analysis enables organizations to evaluate product performance, </w:t>
        </w:r>
        <w:r w:rsidRPr="004A1522">
          <w:rPr>
            <w:sz w:val="20"/>
            <w:szCs w:val="20"/>
            <w:rPrChange w:id="86" w:author="Author" w:date="2026-07-05T13:24:00Z">
              <w:rPr/>
            </w:rPrChange>
          </w:rPr>
          <w:t>identify revenue-generating products, and optimize operational efficiency.</w:t>
        </w:r>
      </w:ins>
    </w:p>
    <w:p w14:paraId="31D95D2F" w14:textId="77777777" w:rsidR="009B1262" w:rsidRPr="004A1522" w:rsidRDefault="009B1262" w:rsidP="009B1262">
      <w:pPr>
        <w:pStyle w:val="NormalWeb"/>
        <w:rPr>
          <w:ins w:id="87" w:author="Author" w:date="2026-07-05T13:23:00Z"/>
          <w:sz w:val="20"/>
          <w:szCs w:val="20"/>
          <w:rPrChange w:id="88" w:author="Author" w:date="2026-07-05T13:24:00Z">
            <w:rPr>
              <w:ins w:id="89" w:author="Author" w:date="2026-07-05T13:23:00Z"/>
            </w:rPr>
          </w:rPrChange>
        </w:rPr>
      </w:pPr>
      <w:ins w:id="90" w:author="Author" w:date="2026-07-05T13:23:00Z">
        <w:r w:rsidRPr="004A1522">
          <w:rPr>
            <w:sz w:val="20"/>
            <w:szCs w:val="20"/>
            <w:rPrChange w:id="91" w:author="Author" w:date="2026-07-05T13:24:00Z">
              <w:rPr/>
            </w:rPrChange>
          </w:rPr>
          <w:t>Nassau Candy Distributor manages a wide range of confectionery products distributed across multiple divisions, factories, and regions. Analyzing such business data manually is time-consuming and inefficient. Therefore, developing an interactive analytical dashboard provides an effective solution for monitoring organizational performance.</w:t>
        </w:r>
      </w:ins>
    </w:p>
    <w:p w14:paraId="7AD89542" w14:textId="77777777" w:rsidR="009B1262" w:rsidRPr="004A1522" w:rsidRDefault="009B1262" w:rsidP="009B1262">
      <w:pPr>
        <w:pStyle w:val="NormalWeb"/>
        <w:rPr>
          <w:ins w:id="92" w:author="Author" w:date="2026-07-05T13:23:00Z"/>
          <w:sz w:val="20"/>
          <w:szCs w:val="20"/>
          <w:rPrChange w:id="93" w:author="Author" w:date="2026-07-05T13:24:00Z">
            <w:rPr>
              <w:ins w:id="94" w:author="Author" w:date="2026-07-05T13:23:00Z"/>
            </w:rPr>
          </w:rPrChange>
        </w:rPr>
      </w:pPr>
      <w:ins w:id="95" w:author="Author" w:date="2026-07-05T13:23:00Z">
        <w:r w:rsidRPr="004A1522">
          <w:rPr>
            <w:sz w:val="20"/>
            <w:szCs w:val="20"/>
            <w:rPrChange w:id="96" w:author="Author" w:date="2026-07-05T13:24:00Z">
              <w:rPr/>
            </w:rPrChange>
          </w:rPr>
          <w:t>This research presents a complete profitability analysis using Python and Streamlit. The dashboard allows users to explore sales trends, identify profitable products, compare division performance, and analyze regional business growth through interactive visualizations.</w:t>
        </w:r>
      </w:ins>
    </w:p>
    <w:p w14:paraId="760C5644" w14:textId="700E21F6" w:rsidR="00FB2810" w:rsidRPr="004A1522" w:rsidDel="009B1262" w:rsidRDefault="001903FB">
      <w:pPr>
        <w:pStyle w:val="BodyTextIndent"/>
        <w:rPr>
          <w:del w:id="97" w:author="Author" w:date="2026-07-05T13:23:00Z"/>
          <w:rPrChange w:id="98" w:author="Author" w:date="2026-07-05T13:27:00Z">
            <w:rPr>
              <w:del w:id="99" w:author="Author" w:date="2026-07-05T13:23:00Z"/>
            </w:rPr>
          </w:rPrChange>
        </w:rPr>
      </w:pPr>
      <w:del w:id="100" w:author="Author" w:date="2026-07-05T13:23:00Z">
        <w:r w:rsidRPr="004A1522" w:rsidDel="009B1262">
          <w:rPr>
            <w:rPrChange w:id="101" w:author="Author" w:date="2026-07-05T13:27:00Z">
              <w:rPr/>
            </w:rPrChange>
          </w:rPr>
          <w:delText>T</w:delText>
        </w:r>
        <w:r w:rsidRPr="004A1522" w:rsidDel="009B1262">
          <w:rPr>
            <w:rPrChange w:id="102" w:author="Author" w:date="2026-07-05T13:27:00Z">
              <w:rPr/>
            </w:rPrChange>
          </w:rPr>
          <w:delText>hese instructions serve as a template for Microsoft Word and give you the basic guidelines for preparing papers for Pr</w:delText>
        </w:r>
        <w:r w:rsidRPr="004A1522" w:rsidDel="009B1262">
          <w:rPr>
            <w:rPrChange w:id="103" w:author="Author" w:date="2026-07-05T13:27:00Z">
              <w:rPr/>
            </w:rPrChange>
          </w:rPr>
          <w:delText xml:space="preserve">oComm 2024, July 14 - 17. </w:delText>
        </w:r>
      </w:del>
    </w:p>
    <w:p w14:paraId="52565581" w14:textId="6BAB22F9" w:rsidR="00FB2810" w:rsidRPr="004A1522" w:rsidDel="009B1262" w:rsidRDefault="001903FB">
      <w:pPr>
        <w:pStyle w:val="BodyTextIndent"/>
        <w:rPr>
          <w:del w:id="104" w:author="Author" w:date="2026-07-05T13:23:00Z"/>
          <w:rPrChange w:id="105" w:author="Author" w:date="2026-07-05T13:27:00Z">
            <w:rPr>
              <w:del w:id="106" w:author="Author" w:date="2026-07-05T13:23:00Z"/>
            </w:rPr>
          </w:rPrChange>
        </w:rPr>
      </w:pPr>
      <w:del w:id="107" w:author="Author" w:date="2026-07-05T13:23:00Z">
        <w:r w:rsidRPr="004A1522" w:rsidDel="009B1262">
          <w:rPr>
            <w:rPrChange w:id="108" w:author="Author" w:date="2026-07-05T13:27:00Z">
              <w:rPr/>
            </w:rPrChange>
          </w:rPr>
          <w:delText>Please enable “Show Comments” and carefully follow these instructions to ensure legibility and uniformity.</w:delText>
        </w:r>
      </w:del>
    </w:p>
    <w:p w14:paraId="551B17CB" w14:textId="3862A4C1" w:rsidR="00FB2810" w:rsidDel="009B1262" w:rsidRDefault="009B1262">
      <w:pPr>
        <w:pStyle w:val="BodyTextIndent"/>
        <w:rPr>
          <w:del w:id="109" w:author="Author" w:date="2026-07-05T13:26:00Z"/>
        </w:rPr>
      </w:pPr>
      <w:ins w:id="110" w:author="Author" w:date="2026-07-05T13:26:00Z">
        <w:r w:rsidRPr="004A1522">
          <w:rPr>
            <w:rPrChange w:id="111" w:author="Author" w:date="2026-07-05T13:27:00Z">
              <w:rPr>
                <w:b/>
                <w:bCs/>
                <w:sz w:val="32"/>
                <w:szCs w:val="32"/>
              </w:rPr>
            </w:rPrChange>
          </w:rPr>
          <w:t>Problem Statement</w:t>
        </w:r>
        <w:r w:rsidDel="009B1262">
          <w:t xml:space="preserve"> </w:t>
        </w:r>
      </w:ins>
      <w:del w:id="112" w:author="Author" w:date="2026-07-05T13:26:00Z">
        <w:r w:rsidR="001903FB" w:rsidDel="009B1262">
          <w:delText>Page Layout</w:delText>
        </w:r>
      </w:del>
    </w:p>
    <w:p w14:paraId="3B575682" w14:textId="77777777" w:rsidR="009B1262" w:rsidRDefault="009B1262">
      <w:pPr>
        <w:pStyle w:val="Heading1"/>
        <w:rPr>
          <w:ins w:id="113" w:author="Author" w:date="2026-07-05T13:26:00Z"/>
        </w:rPr>
      </w:pPr>
    </w:p>
    <w:p w14:paraId="3BB4DD3F" w14:textId="77777777" w:rsidR="009B1262" w:rsidRPr="004A1522" w:rsidRDefault="009B1262" w:rsidP="009B1262">
      <w:pPr>
        <w:pStyle w:val="NormalWeb"/>
        <w:rPr>
          <w:ins w:id="114" w:author="Author" w:date="2026-07-05T13:27:00Z"/>
          <w:sz w:val="20"/>
          <w:szCs w:val="20"/>
          <w:rPrChange w:id="115" w:author="Author" w:date="2026-07-05T13:27:00Z">
            <w:rPr>
              <w:ins w:id="116" w:author="Author" w:date="2026-07-05T13:27:00Z"/>
            </w:rPr>
          </w:rPrChange>
        </w:rPr>
      </w:pPr>
      <w:ins w:id="117" w:author="Author" w:date="2026-07-05T13:27:00Z">
        <w:r w:rsidRPr="004A1522">
          <w:rPr>
            <w:sz w:val="20"/>
            <w:szCs w:val="20"/>
            <w:rPrChange w:id="118" w:author="Author" w:date="2026-07-05T13:27:00Z">
              <w:rPr/>
            </w:rPrChange>
          </w:rPr>
          <w:t>Modern distribution companies often rely heavily on total sales revenue as the primary measure of business success. However, sales revenue alone does not accurately represent overall financial performance. Products that generate high sales volumes may contribute only a small percentage of total profit due to high manufacturing costs, transportation expenses, promotional discounts, or operational inefficiencies.</w:t>
        </w:r>
      </w:ins>
    </w:p>
    <w:p w14:paraId="2498844B" w14:textId="77777777" w:rsidR="009B1262" w:rsidRPr="004A1522" w:rsidRDefault="009B1262" w:rsidP="009B1262">
      <w:pPr>
        <w:pStyle w:val="NormalWeb"/>
        <w:rPr>
          <w:ins w:id="119" w:author="Author" w:date="2026-07-05T13:27:00Z"/>
          <w:sz w:val="20"/>
          <w:szCs w:val="20"/>
          <w:rPrChange w:id="120" w:author="Author" w:date="2026-07-05T13:27:00Z">
            <w:rPr>
              <w:ins w:id="121" w:author="Author" w:date="2026-07-05T13:27:00Z"/>
            </w:rPr>
          </w:rPrChange>
        </w:rPr>
      </w:pPr>
      <w:ins w:id="122" w:author="Author" w:date="2026-07-05T13:27:00Z">
        <w:r w:rsidRPr="004A1522">
          <w:rPr>
            <w:sz w:val="20"/>
            <w:szCs w:val="20"/>
            <w:rPrChange w:id="123" w:author="Author" w:date="2026-07-05T13:27:00Z">
              <w:rPr/>
            </w:rPrChange>
          </w:rPr>
          <w:t>Nassau Candy Distributor currently faces several business challenges related to profitability analysis. Although the organization maintains detailed transactional records, there is limited visibility into the financial performance of individual products, divisions, factories, and geographic regions. As a result, business</w:t>
        </w:r>
        <w:r>
          <w:t xml:space="preserve"> </w:t>
        </w:r>
        <w:r w:rsidRPr="004A1522">
          <w:rPr>
            <w:sz w:val="20"/>
            <w:szCs w:val="20"/>
            <w:rPrChange w:id="124" w:author="Author" w:date="2026-07-05T13:27:00Z">
              <w:rPr/>
            </w:rPrChange>
          </w:rPr>
          <w:t>decisions regarding pricing, inventory management, production planning, and marketing campaigns are often based on intuition rather than analytical evidence.</w:t>
        </w:r>
      </w:ins>
    </w:p>
    <w:p w14:paraId="0A17F2E3" w14:textId="77777777" w:rsidR="009B1262" w:rsidRPr="004A1522" w:rsidRDefault="009B1262" w:rsidP="009B1262">
      <w:pPr>
        <w:pStyle w:val="NormalWeb"/>
        <w:rPr>
          <w:ins w:id="125" w:author="Author" w:date="2026-07-05T13:27:00Z"/>
          <w:sz w:val="20"/>
          <w:szCs w:val="20"/>
          <w:rPrChange w:id="126" w:author="Author" w:date="2026-07-05T13:27:00Z">
            <w:rPr>
              <w:ins w:id="127" w:author="Author" w:date="2026-07-05T13:27:00Z"/>
            </w:rPr>
          </w:rPrChange>
        </w:rPr>
      </w:pPr>
      <w:ins w:id="128" w:author="Author" w:date="2026-07-05T13:27:00Z">
        <w:r w:rsidRPr="004A1522">
          <w:rPr>
            <w:sz w:val="20"/>
            <w:szCs w:val="20"/>
            <w:rPrChange w:id="129" w:author="Author" w:date="2026-07-05T13:27:00Z">
              <w:rPr/>
            </w:rPrChange>
          </w:rPr>
          <w:t>Some of the major challenges identified include:</w:t>
        </w:r>
      </w:ins>
    </w:p>
    <w:p w14:paraId="53CDA66F" w14:textId="77777777" w:rsidR="009B1262" w:rsidRDefault="009B1262" w:rsidP="009B1262">
      <w:pPr>
        <w:numPr>
          <w:ilvl w:val="0"/>
          <w:numId w:val="3"/>
        </w:numPr>
        <w:spacing w:before="100" w:beforeAutospacing="1" w:after="100" w:afterAutospacing="1"/>
        <w:rPr>
          <w:ins w:id="130" w:author="Author" w:date="2026-07-05T13:27:00Z"/>
        </w:rPr>
      </w:pPr>
      <w:ins w:id="131" w:author="Author" w:date="2026-07-05T13:27:00Z">
        <w:r>
          <w:lastRenderedPageBreak/>
          <w:t xml:space="preserve">Inability to identify products generating the highest gross profit. </w:t>
        </w:r>
      </w:ins>
    </w:p>
    <w:p w14:paraId="1376E477" w14:textId="77777777" w:rsidR="009B1262" w:rsidRDefault="009B1262" w:rsidP="009B1262">
      <w:pPr>
        <w:numPr>
          <w:ilvl w:val="0"/>
          <w:numId w:val="3"/>
        </w:numPr>
        <w:spacing w:before="100" w:beforeAutospacing="1" w:after="100" w:afterAutospacing="1"/>
        <w:rPr>
          <w:ins w:id="132" w:author="Author" w:date="2026-07-05T13:27:00Z"/>
        </w:rPr>
      </w:pPr>
      <w:ins w:id="133" w:author="Author" w:date="2026-07-05T13:27:00Z">
        <w:r>
          <w:t xml:space="preserve">Lack of understanding of division-wise profitability. </w:t>
        </w:r>
      </w:ins>
    </w:p>
    <w:p w14:paraId="53277189" w14:textId="77777777" w:rsidR="009B1262" w:rsidRDefault="009B1262" w:rsidP="009B1262">
      <w:pPr>
        <w:numPr>
          <w:ilvl w:val="0"/>
          <w:numId w:val="3"/>
        </w:numPr>
        <w:spacing w:before="100" w:beforeAutospacing="1" w:after="100" w:afterAutospacing="1"/>
        <w:rPr>
          <w:ins w:id="134" w:author="Author" w:date="2026-07-05T13:27:00Z"/>
        </w:rPr>
      </w:pPr>
      <w:ins w:id="135" w:author="Author" w:date="2026-07-05T13:27:00Z">
        <w:r>
          <w:t xml:space="preserve">High-selling products with relatively low profit margins. </w:t>
        </w:r>
      </w:ins>
    </w:p>
    <w:p w14:paraId="2B3B797A" w14:textId="77777777" w:rsidR="009B1262" w:rsidRDefault="009B1262" w:rsidP="009B1262">
      <w:pPr>
        <w:numPr>
          <w:ilvl w:val="0"/>
          <w:numId w:val="3"/>
        </w:numPr>
        <w:spacing w:before="100" w:beforeAutospacing="1" w:after="100" w:afterAutospacing="1"/>
        <w:rPr>
          <w:ins w:id="136" w:author="Author" w:date="2026-07-05T13:27:00Z"/>
        </w:rPr>
      </w:pPr>
      <w:ins w:id="137" w:author="Author" w:date="2026-07-05T13:27:00Z">
        <w:r>
          <w:t xml:space="preserve">Limited visibility into manufacturing cost efficiency. </w:t>
        </w:r>
      </w:ins>
    </w:p>
    <w:p w14:paraId="23AFF598" w14:textId="77777777" w:rsidR="009B1262" w:rsidRDefault="009B1262" w:rsidP="009B1262">
      <w:pPr>
        <w:numPr>
          <w:ilvl w:val="0"/>
          <w:numId w:val="3"/>
        </w:numPr>
        <w:spacing w:before="100" w:beforeAutospacing="1" w:after="100" w:afterAutospacing="1"/>
        <w:rPr>
          <w:ins w:id="138" w:author="Author" w:date="2026-07-05T13:27:00Z"/>
        </w:rPr>
      </w:pPr>
      <w:ins w:id="139" w:author="Author" w:date="2026-07-05T13:27:00Z">
        <w:r>
          <w:t xml:space="preserve">Difficulty identifying regions contributing the highest revenue and profit. </w:t>
        </w:r>
      </w:ins>
    </w:p>
    <w:p w14:paraId="306D8B81" w14:textId="77777777" w:rsidR="009B1262" w:rsidRDefault="009B1262" w:rsidP="009B1262">
      <w:pPr>
        <w:numPr>
          <w:ilvl w:val="0"/>
          <w:numId w:val="3"/>
        </w:numPr>
        <w:spacing w:before="100" w:beforeAutospacing="1" w:after="100" w:afterAutospacing="1"/>
        <w:rPr>
          <w:ins w:id="140" w:author="Author" w:date="2026-07-05T13:27:00Z"/>
        </w:rPr>
      </w:pPr>
      <w:ins w:id="141" w:author="Author" w:date="2026-07-05T13:27:00Z">
        <w:r>
          <w:t xml:space="preserve">Absence of product concentration analysis based on the Pareto Principle. </w:t>
        </w:r>
      </w:ins>
    </w:p>
    <w:p w14:paraId="758DB20C" w14:textId="77777777" w:rsidR="009B1262" w:rsidRDefault="009B1262" w:rsidP="009B1262">
      <w:pPr>
        <w:numPr>
          <w:ilvl w:val="0"/>
          <w:numId w:val="3"/>
        </w:numPr>
        <w:spacing w:before="100" w:beforeAutospacing="1" w:after="100" w:afterAutospacing="1"/>
        <w:rPr>
          <w:ins w:id="142" w:author="Author" w:date="2026-07-05T13:27:00Z"/>
        </w:rPr>
      </w:pPr>
      <w:ins w:id="143" w:author="Author" w:date="2026-07-05T13:27:00Z">
        <w:r>
          <w:t xml:space="preserve">No centralized dashboard for monitoring key business performance indicators. </w:t>
        </w:r>
      </w:ins>
    </w:p>
    <w:p w14:paraId="57F45C8F" w14:textId="77777777" w:rsidR="009B1262" w:rsidRPr="004A1522" w:rsidRDefault="009B1262" w:rsidP="009B1262">
      <w:pPr>
        <w:pStyle w:val="NormalWeb"/>
        <w:rPr>
          <w:ins w:id="144" w:author="Author" w:date="2026-07-05T13:27:00Z"/>
          <w:sz w:val="20"/>
          <w:szCs w:val="20"/>
          <w:rPrChange w:id="145" w:author="Author" w:date="2026-07-05T13:28:00Z">
            <w:rPr>
              <w:ins w:id="146" w:author="Author" w:date="2026-07-05T13:27:00Z"/>
            </w:rPr>
          </w:rPrChange>
        </w:rPr>
      </w:pPr>
      <w:ins w:id="147" w:author="Author" w:date="2026-07-05T13:27:00Z">
        <w:r w:rsidRPr="004A1522">
          <w:rPr>
            <w:sz w:val="20"/>
            <w:szCs w:val="20"/>
            <w:rPrChange w:id="148" w:author="Author" w:date="2026-07-05T13:28:00Z">
              <w:rPr/>
            </w:rPrChange>
          </w:rPr>
          <w:t>Without proper profitability analysis, management cannot effectively determine which products deserve additional investment, which products require pricing adjustments, or which manufacturing processes should be optimized. This may result in reduced profitability, inefficient inventory management, and poor allocation of organizational resources.</w:t>
        </w:r>
      </w:ins>
    </w:p>
    <w:p w14:paraId="548FD0DC" w14:textId="77777777" w:rsidR="009B1262" w:rsidRPr="004A1522" w:rsidRDefault="009B1262" w:rsidP="009B1262">
      <w:pPr>
        <w:pStyle w:val="NormalWeb"/>
        <w:rPr>
          <w:ins w:id="149" w:author="Author" w:date="2026-07-05T13:27:00Z"/>
          <w:sz w:val="20"/>
          <w:szCs w:val="20"/>
          <w:rPrChange w:id="150" w:author="Author" w:date="2026-07-05T13:28:00Z">
            <w:rPr>
              <w:ins w:id="151" w:author="Author" w:date="2026-07-05T13:27:00Z"/>
            </w:rPr>
          </w:rPrChange>
        </w:rPr>
      </w:pPr>
      <w:ins w:id="152" w:author="Author" w:date="2026-07-05T13:27:00Z">
        <w:r w:rsidRPr="004A1522">
          <w:rPr>
            <w:sz w:val="20"/>
            <w:szCs w:val="20"/>
            <w:rPrChange w:id="153" w:author="Author" w:date="2026-07-05T13:28:00Z">
              <w:rPr/>
            </w:rPrChange>
          </w:rPr>
          <w:t>Therefore, a comprehensive data analytics solution is required to evaluate product profitability, analyze cost structures, identify high-performing business segments, and provide interactive visualizations that support strategic business decisions.</w:t>
        </w:r>
      </w:ins>
    </w:p>
    <w:p w14:paraId="0B6CB019" w14:textId="2E5862C7" w:rsidR="00FB2810" w:rsidDel="009B1262" w:rsidRDefault="001903FB">
      <w:pPr>
        <w:pStyle w:val="BodyTextIndent"/>
        <w:rPr>
          <w:del w:id="154" w:author="Author" w:date="2026-07-05T13:27:00Z"/>
          <w:b/>
        </w:rPr>
      </w:pPr>
      <w:del w:id="155" w:author="Author" w:date="2026-07-05T13:27:00Z">
        <w:r w:rsidDel="009B1262">
          <w:delText>When you open these guidelines, select "Print Layout" from the "View" menu (View&gt; Print Layout), which will al</w:delText>
        </w:r>
        <w:r w:rsidDel="009B1262">
          <w:delText xml:space="preserve">low you to see the two-column format. You may then type over sections by using the copy and paste commands listed under the Edit menu (Edit&gt; Paste) into this document and/or by using the markup styles. </w:delText>
        </w:r>
        <w:r w:rsidDel="009B1262">
          <w:rPr>
            <w:b/>
          </w:rPr>
          <w:delText>We suggest you use this document as your guide and sim</w:delText>
        </w:r>
        <w:r w:rsidDel="009B1262">
          <w:rPr>
            <w:b/>
          </w:rPr>
          <w:delText>ply copy and paste your text over the material in this document.</w:delText>
        </w:r>
      </w:del>
    </w:p>
    <w:p w14:paraId="63AC7164" w14:textId="0711A052" w:rsidR="00FB2810" w:rsidDel="009B1262" w:rsidRDefault="001903FB">
      <w:pPr>
        <w:pStyle w:val="BodyTextIndent"/>
        <w:rPr>
          <w:del w:id="156" w:author="Author" w:date="2026-07-05T13:27:00Z"/>
        </w:rPr>
      </w:pPr>
      <w:del w:id="157" w:author="Author" w:date="2026-07-05T13:27:00Z">
        <w:r w:rsidDel="009B1262">
          <w:delText>All printed material, including text, illustrations, and charts, must be kept within a print area of 6-7/8 inches (17.5 cm) wide by 8-7/8 inches (22.54 cm) high. Do not write or print anythin</w:delText>
        </w:r>
        <w:r w:rsidDel="009B1262">
          <w:delText>g outside the print area. All text must be in a two-column format. Columns are to be 3-1/4 inches (8.25 cm) wide, with a 5/16 inch (0.8 cm) space between them. Text must be fully justified, with the body of the paper in Times New Roman 10pt font.</w:delText>
        </w:r>
      </w:del>
    </w:p>
    <w:p w14:paraId="69870003" w14:textId="1BAEF1F8" w:rsidR="00FB2810" w:rsidDel="009B1262" w:rsidRDefault="001903FB">
      <w:pPr>
        <w:pStyle w:val="BodyTextIndent"/>
        <w:rPr>
          <w:del w:id="158" w:author="Author" w:date="2026-07-05T13:27:00Z"/>
        </w:rPr>
      </w:pPr>
      <w:del w:id="159" w:author="Author" w:date="2026-07-05T13:27:00Z">
        <w:r w:rsidDel="009B1262">
          <w:delText>Because t</w:delText>
        </w:r>
        <w:r w:rsidDel="009B1262">
          <w:delText>he Proceedings will be provided in a digital format, color may be used in the paper, but try to use colors that contrast well in black and white.</w:delText>
        </w:r>
      </w:del>
    </w:p>
    <w:p w14:paraId="7B186880" w14:textId="2F3FBFFB" w:rsidR="00FB2810" w:rsidDel="009B1262" w:rsidRDefault="001903FB">
      <w:pPr>
        <w:pStyle w:val="BodyTextIndent"/>
        <w:rPr>
          <w:del w:id="160" w:author="Author" w:date="2026-07-05T13:27:00Z"/>
        </w:rPr>
      </w:pPr>
      <w:del w:id="161" w:author="Author" w:date="2026-07-05T13:27:00Z">
        <w:r w:rsidDel="009B1262">
          <w:delText>Do not number the pages; all papers will be merged for the purpose of creating the Proceedings, and page numbe</w:delText>
        </w:r>
        <w:r w:rsidDel="009B1262">
          <w:delText>ring will be applied at that time.</w:delText>
        </w:r>
      </w:del>
    </w:p>
    <w:p w14:paraId="726DE88A" w14:textId="32AD9C1C" w:rsidR="00FB2810" w:rsidDel="002E2757" w:rsidRDefault="001903FB">
      <w:pPr>
        <w:pStyle w:val="BodyTextIndent"/>
        <w:rPr>
          <w:del w:id="162" w:author="Author" w:date="2026-07-05T13:28:00Z"/>
        </w:rPr>
      </w:pPr>
      <w:del w:id="163" w:author="Author" w:date="2026-07-05T13:28:00Z">
        <w:r w:rsidDel="002E2757">
          <w:delText>Most full papers are around six pages in length. The maximum length is eight pages, which includes references and all figures and/or tables.</w:delText>
        </w:r>
      </w:del>
    </w:p>
    <w:p w14:paraId="54E3EFF0" w14:textId="77777777" w:rsidR="002E2757" w:rsidRPr="003D04DF" w:rsidRDefault="002E2757" w:rsidP="002E2757">
      <w:pPr>
        <w:pStyle w:val="Heading2"/>
        <w:rPr>
          <w:ins w:id="164" w:author="Author" w:date="2026-07-05T13:29:00Z"/>
          <w:rFonts w:eastAsia="Times New Roman"/>
          <w:b/>
          <w:bCs/>
          <w:sz w:val="32"/>
          <w:szCs w:val="32"/>
        </w:rPr>
      </w:pPr>
      <w:ins w:id="165" w:author="Author" w:date="2026-07-05T13:29:00Z">
        <w:r w:rsidRPr="003D04DF">
          <w:rPr>
            <w:b/>
            <w:bCs/>
            <w:sz w:val="32"/>
            <w:szCs w:val="32"/>
          </w:rPr>
          <w:t>3. Objectives</w:t>
        </w:r>
      </w:ins>
    </w:p>
    <w:p w14:paraId="47789EEE" w14:textId="77777777" w:rsidR="002E2757" w:rsidRDefault="002E2757" w:rsidP="002E2757">
      <w:pPr>
        <w:pStyle w:val="NormalWeb"/>
        <w:rPr>
          <w:ins w:id="166" w:author="Author" w:date="2026-07-05T13:29:00Z"/>
        </w:rPr>
      </w:pPr>
      <w:ins w:id="167" w:author="Author" w:date="2026-07-05T13:29:00Z">
        <w:r>
          <w:t>The primary objective of this research is to analyze the profitability and financial performance of Nassau Candy Distributor's product portfolio using data analytics techniques.</w:t>
        </w:r>
      </w:ins>
    </w:p>
    <w:p w14:paraId="7975FB01" w14:textId="77777777" w:rsidR="002E2757" w:rsidRDefault="002E2757" w:rsidP="002E2757">
      <w:pPr>
        <w:pStyle w:val="NormalWeb"/>
        <w:rPr>
          <w:ins w:id="168" w:author="Author" w:date="2026-07-05T13:29:00Z"/>
        </w:rPr>
      </w:pPr>
      <w:ins w:id="169" w:author="Author" w:date="2026-07-05T13:29:00Z">
        <w:r>
          <w:t>The specific objectives of the project are as follows:</w:t>
        </w:r>
      </w:ins>
    </w:p>
    <w:p w14:paraId="3E2B60CE" w14:textId="77777777" w:rsidR="002E2757" w:rsidRPr="004A1522" w:rsidRDefault="002E2757" w:rsidP="002E2757">
      <w:pPr>
        <w:pStyle w:val="Heading3"/>
        <w:rPr>
          <w:ins w:id="170" w:author="Author" w:date="2026-07-05T13:29:00Z"/>
          <w:b/>
          <w:bCs/>
          <w:sz w:val="24"/>
          <w:szCs w:val="24"/>
          <w:rPrChange w:id="171" w:author="Author" w:date="2026-07-05T13:30:00Z">
            <w:rPr>
              <w:ins w:id="172" w:author="Author" w:date="2026-07-05T13:29:00Z"/>
            </w:rPr>
          </w:rPrChange>
        </w:rPr>
      </w:pPr>
      <w:ins w:id="173" w:author="Author" w:date="2026-07-05T13:29:00Z">
        <w:r w:rsidRPr="004A1522">
          <w:rPr>
            <w:b/>
            <w:bCs/>
            <w:sz w:val="24"/>
            <w:szCs w:val="24"/>
            <w:rPrChange w:id="174" w:author="Author" w:date="2026-07-05T13:30:00Z">
              <w:rPr/>
            </w:rPrChange>
          </w:rPr>
          <w:t>Primary Objectives</w:t>
        </w:r>
      </w:ins>
    </w:p>
    <w:p w14:paraId="212D9A07" w14:textId="77777777" w:rsidR="002E2757" w:rsidRDefault="002E2757" w:rsidP="002E2757">
      <w:pPr>
        <w:numPr>
          <w:ilvl w:val="0"/>
          <w:numId w:val="4"/>
        </w:numPr>
        <w:spacing w:before="100" w:beforeAutospacing="1" w:after="100" w:afterAutospacing="1"/>
        <w:rPr>
          <w:ins w:id="175" w:author="Author" w:date="2026-07-05T13:29:00Z"/>
        </w:rPr>
      </w:pPr>
      <w:ins w:id="176" w:author="Author" w:date="2026-07-05T13:29:00Z">
        <w:r>
          <w:t xml:space="preserve">To analyze the profitability of individual products. </w:t>
        </w:r>
      </w:ins>
    </w:p>
    <w:p w14:paraId="6D7AB430" w14:textId="77777777" w:rsidR="002E2757" w:rsidRDefault="002E2757" w:rsidP="002E2757">
      <w:pPr>
        <w:numPr>
          <w:ilvl w:val="0"/>
          <w:numId w:val="4"/>
        </w:numPr>
        <w:spacing w:before="100" w:beforeAutospacing="1" w:after="100" w:afterAutospacing="1"/>
        <w:rPr>
          <w:ins w:id="177" w:author="Author" w:date="2026-07-05T13:29:00Z"/>
        </w:rPr>
      </w:pPr>
      <w:ins w:id="178" w:author="Author" w:date="2026-07-05T13:29:00Z">
        <w:r>
          <w:t xml:space="preserve">To calculate Gross Margin Percentage for all products. </w:t>
        </w:r>
      </w:ins>
    </w:p>
    <w:p w14:paraId="175F97BE" w14:textId="77777777" w:rsidR="002E2757" w:rsidRDefault="002E2757" w:rsidP="002E2757">
      <w:pPr>
        <w:numPr>
          <w:ilvl w:val="0"/>
          <w:numId w:val="4"/>
        </w:numPr>
        <w:spacing w:before="100" w:beforeAutospacing="1" w:after="100" w:afterAutospacing="1"/>
        <w:rPr>
          <w:ins w:id="179" w:author="Author" w:date="2026-07-05T13:29:00Z"/>
        </w:rPr>
      </w:pPr>
      <w:ins w:id="180" w:author="Author" w:date="2026-07-05T13:29:00Z">
        <w:r>
          <w:t xml:space="preserve">To determine Profit per Unit for each product. </w:t>
        </w:r>
      </w:ins>
    </w:p>
    <w:p w14:paraId="494D02B4" w14:textId="77777777" w:rsidR="002E2757" w:rsidRDefault="002E2757" w:rsidP="002E2757">
      <w:pPr>
        <w:numPr>
          <w:ilvl w:val="0"/>
          <w:numId w:val="4"/>
        </w:numPr>
        <w:spacing w:before="100" w:beforeAutospacing="1" w:after="100" w:afterAutospacing="1"/>
        <w:rPr>
          <w:ins w:id="181" w:author="Author" w:date="2026-07-05T13:29:00Z"/>
        </w:rPr>
      </w:pPr>
      <w:ins w:id="182" w:author="Author" w:date="2026-07-05T13:29:00Z">
        <w:r>
          <w:t xml:space="preserve">To identify products generating the highest gross profit. </w:t>
        </w:r>
      </w:ins>
    </w:p>
    <w:p w14:paraId="2A6D9373" w14:textId="77777777" w:rsidR="002E2757" w:rsidRDefault="002E2757" w:rsidP="002E2757">
      <w:pPr>
        <w:numPr>
          <w:ilvl w:val="0"/>
          <w:numId w:val="4"/>
        </w:numPr>
        <w:spacing w:before="100" w:beforeAutospacing="1" w:after="100" w:afterAutospacing="1"/>
        <w:rPr>
          <w:ins w:id="183" w:author="Author" w:date="2026-07-05T13:29:00Z"/>
        </w:rPr>
      </w:pPr>
      <w:ins w:id="184" w:author="Author" w:date="2026-07-05T13:29:00Z">
        <w:r>
          <w:t xml:space="preserve">To identify products generating high sales but low profit margins. </w:t>
        </w:r>
      </w:ins>
    </w:p>
    <w:p w14:paraId="48BE775F" w14:textId="77777777" w:rsidR="002E2757" w:rsidRPr="004A1522" w:rsidRDefault="002E2757" w:rsidP="002E2757">
      <w:pPr>
        <w:pStyle w:val="Heading3"/>
        <w:rPr>
          <w:ins w:id="185" w:author="Author" w:date="2026-07-05T13:29:00Z"/>
          <w:b/>
          <w:bCs/>
          <w:sz w:val="24"/>
          <w:szCs w:val="24"/>
          <w:rPrChange w:id="186" w:author="Author" w:date="2026-07-05T13:31:00Z">
            <w:rPr>
              <w:ins w:id="187" w:author="Author" w:date="2026-07-05T13:29:00Z"/>
            </w:rPr>
          </w:rPrChange>
        </w:rPr>
      </w:pPr>
      <w:ins w:id="188" w:author="Author" w:date="2026-07-05T13:29:00Z">
        <w:r w:rsidRPr="004A1522">
          <w:rPr>
            <w:b/>
            <w:bCs/>
            <w:sz w:val="24"/>
            <w:szCs w:val="24"/>
            <w:rPrChange w:id="189" w:author="Author" w:date="2026-07-05T13:31:00Z">
              <w:rPr/>
            </w:rPrChange>
          </w:rPr>
          <w:t>Division Performance Objectives</w:t>
        </w:r>
      </w:ins>
    </w:p>
    <w:p w14:paraId="4DF6541F" w14:textId="77777777" w:rsidR="002E2757" w:rsidRDefault="002E2757" w:rsidP="002E2757">
      <w:pPr>
        <w:numPr>
          <w:ilvl w:val="0"/>
          <w:numId w:val="5"/>
        </w:numPr>
        <w:spacing w:before="100" w:beforeAutospacing="1" w:after="100" w:afterAutospacing="1"/>
        <w:rPr>
          <w:ins w:id="190" w:author="Author" w:date="2026-07-05T13:29:00Z"/>
        </w:rPr>
      </w:pPr>
      <w:ins w:id="191" w:author="Author" w:date="2026-07-05T13:29:00Z">
        <w:r>
          <w:t xml:space="preserve">To compare revenue generated by different product divisions. </w:t>
        </w:r>
      </w:ins>
    </w:p>
    <w:p w14:paraId="7E061694" w14:textId="77777777" w:rsidR="002E2757" w:rsidRDefault="002E2757" w:rsidP="002E2757">
      <w:pPr>
        <w:numPr>
          <w:ilvl w:val="0"/>
          <w:numId w:val="5"/>
        </w:numPr>
        <w:spacing w:before="100" w:beforeAutospacing="1" w:after="100" w:afterAutospacing="1"/>
        <w:rPr>
          <w:ins w:id="192" w:author="Author" w:date="2026-07-05T13:29:00Z"/>
        </w:rPr>
      </w:pPr>
      <w:ins w:id="193" w:author="Author" w:date="2026-07-05T13:29:00Z">
        <w:r>
          <w:t xml:space="preserve">To compare gross profit across divisions. </w:t>
        </w:r>
      </w:ins>
    </w:p>
    <w:p w14:paraId="4A9D2C7E" w14:textId="77777777" w:rsidR="002E2757" w:rsidRDefault="002E2757" w:rsidP="002E2757">
      <w:pPr>
        <w:numPr>
          <w:ilvl w:val="0"/>
          <w:numId w:val="5"/>
        </w:numPr>
        <w:spacing w:before="100" w:beforeAutospacing="1" w:after="100" w:afterAutospacing="1"/>
        <w:rPr>
          <w:ins w:id="194" w:author="Author" w:date="2026-07-05T13:29:00Z"/>
        </w:rPr>
      </w:pPr>
      <w:ins w:id="195" w:author="Author" w:date="2026-07-05T13:29:00Z">
        <w:r>
          <w:t xml:space="preserve">To identify divisions with the highest financial efficiency. </w:t>
        </w:r>
      </w:ins>
    </w:p>
    <w:p w14:paraId="0AC0BA04" w14:textId="77777777" w:rsidR="002E2757" w:rsidRDefault="002E2757" w:rsidP="002E2757">
      <w:pPr>
        <w:numPr>
          <w:ilvl w:val="0"/>
          <w:numId w:val="5"/>
        </w:numPr>
        <w:spacing w:before="100" w:beforeAutospacing="1" w:after="100" w:afterAutospacing="1"/>
        <w:rPr>
          <w:ins w:id="196" w:author="Author" w:date="2026-07-05T13:29:00Z"/>
        </w:rPr>
      </w:pPr>
      <w:ins w:id="197" w:author="Author" w:date="2026-07-05T13:29:00Z">
        <w:r>
          <w:t xml:space="preserve">To detect divisions requiring cost optimization. </w:t>
        </w:r>
      </w:ins>
    </w:p>
    <w:p w14:paraId="1EACCF92" w14:textId="77777777" w:rsidR="002E2757" w:rsidRPr="004A1522" w:rsidRDefault="002E2757" w:rsidP="002E2757">
      <w:pPr>
        <w:pStyle w:val="Heading3"/>
        <w:rPr>
          <w:ins w:id="198" w:author="Author" w:date="2026-07-05T13:29:00Z"/>
          <w:b/>
          <w:bCs/>
          <w:sz w:val="24"/>
          <w:szCs w:val="24"/>
          <w:rPrChange w:id="199" w:author="Author" w:date="2026-07-05T13:31:00Z">
            <w:rPr>
              <w:ins w:id="200" w:author="Author" w:date="2026-07-05T13:29:00Z"/>
            </w:rPr>
          </w:rPrChange>
        </w:rPr>
      </w:pPr>
      <w:ins w:id="201" w:author="Author" w:date="2026-07-05T13:29:00Z">
        <w:r w:rsidRPr="004A1522">
          <w:rPr>
            <w:b/>
            <w:bCs/>
            <w:sz w:val="24"/>
            <w:szCs w:val="24"/>
            <w:rPrChange w:id="202" w:author="Author" w:date="2026-07-05T13:31:00Z">
              <w:rPr/>
            </w:rPrChange>
          </w:rPr>
          <w:t>Cost Analysis Objectives</w:t>
        </w:r>
      </w:ins>
    </w:p>
    <w:p w14:paraId="66A3DCA4" w14:textId="77777777" w:rsidR="002E2757" w:rsidRDefault="002E2757" w:rsidP="002E2757">
      <w:pPr>
        <w:numPr>
          <w:ilvl w:val="0"/>
          <w:numId w:val="6"/>
        </w:numPr>
        <w:spacing w:before="100" w:beforeAutospacing="1" w:after="100" w:afterAutospacing="1"/>
        <w:rPr>
          <w:ins w:id="203" w:author="Author" w:date="2026-07-05T13:29:00Z"/>
        </w:rPr>
      </w:pPr>
      <w:ins w:id="204" w:author="Author" w:date="2026-07-05T13:29:00Z">
        <w:r>
          <w:t xml:space="preserve">To compare manufacturing cost with sales revenue. </w:t>
        </w:r>
      </w:ins>
    </w:p>
    <w:p w14:paraId="37548028" w14:textId="77777777" w:rsidR="002E2757" w:rsidRDefault="002E2757" w:rsidP="002E2757">
      <w:pPr>
        <w:numPr>
          <w:ilvl w:val="0"/>
          <w:numId w:val="6"/>
        </w:numPr>
        <w:spacing w:before="100" w:beforeAutospacing="1" w:after="100" w:afterAutospacing="1"/>
        <w:rPr>
          <w:ins w:id="205" w:author="Author" w:date="2026-07-05T13:29:00Z"/>
        </w:rPr>
      </w:pPr>
      <w:ins w:id="206" w:author="Author" w:date="2026-07-05T13:29:00Z">
        <w:r>
          <w:t xml:space="preserve">To identify cost-intensive products. </w:t>
        </w:r>
      </w:ins>
    </w:p>
    <w:p w14:paraId="3FC54CAF" w14:textId="77777777" w:rsidR="002E2757" w:rsidRDefault="002E2757" w:rsidP="002E2757">
      <w:pPr>
        <w:numPr>
          <w:ilvl w:val="0"/>
          <w:numId w:val="6"/>
        </w:numPr>
        <w:spacing w:before="100" w:beforeAutospacing="1" w:after="100" w:afterAutospacing="1"/>
        <w:rPr>
          <w:ins w:id="207" w:author="Author" w:date="2026-07-05T13:29:00Z"/>
        </w:rPr>
      </w:pPr>
      <w:ins w:id="208" w:author="Author" w:date="2026-07-05T13:29:00Z">
        <w:r>
          <w:t xml:space="preserve">To detect pricing inefficiencies. </w:t>
        </w:r>
      </w:ins>
    </w:p>
    <w:p w14:paraId="0F1B9A5D" w14:textId="77777777" w:rsidR="002E2757" w:rsidRDefault="002E2757" w:rsidP="002E2757">
      <w:pPr>
        <w:numPr>
          <w:ilvl w:val="0"/>
          <w:numId w:val="6"/>
        </w:numPr>
        <w:spacing w:before="100" w:beforeAutospacing="1" w:after="100" w:afterAutospacing="1"/>
        <w:rPr>
          <w:ins w:id="209" w:author="Author" w:date="2026-07-05T13:29:00Z"/>
        </w:rPr>
      </w:pPr>
      <w:ins w:id="210" w:author="Author" w:date="2026-07-05T13:29:00Z">
        <w:r>
          <w:t xml:space="preserve">To recommend products for cost reduction or repricing. </w:t>
        </w:r>
      </w:ins>
    </w:p>
    <w:p w14:paraId="30FD8B85" w14:textId="77777777" w:rsidR="002E2757" w:rsidRPr="004A1522" w:rsidRDefault="002E2757" w:rsidP="002E2757">
      <w:pPr>
        <w:pStyle w:val="Heading3"/>
        <w:rPr>
          <w:ins w:id="211" w:author="Author" w:date="2026-07-05T13:29:00Z"/>
          <w:b/>
          <w:bCs/>
          <w:sz w:val="24"/>
          <w:szCs w:val="24"/>
          <w:rPrChange w:id="212" w:author="Author" w:date="2026-07-05T13:30:00Z">
            <w:rPr>
              <w:ins w:id="213" w:author="Author" w:date="2026-07-05T13:29:00Z"/>
            </w:rPr>
          </w:rPrChange>
        </w:rPr>
      </w:pPr>
      <w:ins w:id="214" w:author="Author" w:date="2026-07-05T13:29:00Z">
        <w:r w:rsidRPr="004A1522">
          <w:rPr>
            <w:b/>
            <w:bCs/>
            <w:sz w:val="24"/>
            <w:szCs w:val="24"/>
            <w:rPrChange w:id="215" w:author="Author" w:date="2026-07-05T13:30:00Z">
              <w:rPr/>
            </w:rPrChange>
          </w:rPr>
          <w:t>Pareto Analysis Objectives</w:t>
        </w:r>
      </w:ins>
    </w:p>
    <w:p w14:paraId="09DE4DD4" w14:textId="77777777" w:rsidR="002E2757" w:rsidRDefault="002E2757" w:rsidP="002E2757">
      <w:pPr>
        <w:numPr>
          <w:ilvl w:val="0"/>
          <w:numId w:val="7"/>
        </w:numPr>
        <w:spacing w:before="100" w:beforeAutospacing="1" w:after="100" w:afterAutospacing="1"/>
        <w:rPr>
          <w:ins w:id="216" w:author="Author" w:date="2026-07-05T13:29:00Z"/>
        </w:rPr>
      </w:pPr>
      <w:ins w:id="217" w:author="Author" w:date="2026-07-05T13:29:00Z">
        <w:r>
          <w:t xml:space="preserve">To identify the products contributing approximately 80% of total revenue. </w:t>
        </w:r>
      </w:ins>
    </w:p>
    <w:p w14:paraId="305C6FB2" w14:textId="77777777" w:rsidR="002E2757" w:rsidRDefault="002E2757" w:rsidP="002E2757">
      <w:pPr>
        <w:numPr>
          <w:ilvl w:val="0"/>
          <w:numId w:val="7"/>
        </w:numPr>
        <w:spacing w:before="100" w:beforeAutospacing="1" w:after="100" w:afterAutospacing="1"/>
        <w:rPr>
          <w:ins w:id="218" w:author="Author" w:date="2026-07-05T13:29:00Z"/>
        </w:rPr>
      </w:pPr>
      <w:ins w:id="219" w:author="Author" w:date="2026-07-05T13:29:00Z">
        <w:r>
          <w:t xml:space="preserve">To identify the products contributing approximately 80% of total profit. </w:t>
        </w:r>
      </w:ins>
    </w:p>
    <w:p w14:paraId="6535C38C" w14:textId="77777777" w:rsidR="002E2757" w:rsidRDefault="002E2757" w:rsidP="002E2757">
      <w:pPr>
        <w:numPr>
          <w:ilvl w:val="0"/>
          <w:numId w:val="7"/>
        </w:numPr>
        <w:spacing w:before="100" w:beforeAutospacing="1" w:after="100" w:afterAutospacing="1"/>
        <w:rPr>
          <w:ins w:id="220" w:author="Author" w:date="2026-07-05T13:29:00Z"/>
        </w:rPr>
      </w:pPr>
      <w:ins w:id="221" w:author="Author" w:date="2026-07-05T13:29:00Z">
        <w:r>
          <w:t xml:space="preserve">To evaluate product concentration and dependency risks. </w:t>
        </w:r>
      </w:ins>
    </w:p>
    <w:p w14:paraId="5A9BC16D" w14:textId="77777777" w:rsidR="002E2757" w:rsidRPr="004A1522" w:rsidRDefault="002E2757" w:rsidP="002E2757">
      <w:pPr>
        <w:pStyle w:val="Heading3"/>
        <w:rPr>
          <w:ins w:id="222" w:author="Author" w:date="2026-07-05T13:29:00Z"/>
          <w:b/>
          <w:bCs/>
          <w:sz w:val="24"/>
          <w:szCs w:val="24"/>
          <w:rPrChange w:id="223" w:author="Author" w:date="2026-07-05T13:30:00Z">
            <w:rPr>
              <w:ins w:id="224" w:author="Author" w:date="2026-07-05T13:29:00Z"/>
            </w:rPr>
          </w:rPrChange>
        </w:rPr>
      </w:pPr>
      <w:ins w:id="225" w:author="Author" w:date="2026-07-05T13:29:00Z">
        <w:r w:rsidRPr="004A1522">
          <w:rPr>
            <w:b/>
            <w:bCs/>
            <w:sz w:val="24"/>
            <w:szCs w:val="24"/>
            <w:rPrChange w:id="226" w:author="Author" w:date="2026-07-05T13:30:00Z">
              <w:rPr/>
            </w:rPrChange>
          </w:rPr>
          <w:t>Regional Analysis Objectives</w:t>
        </w:r>
      </w:ins>
    </w:p>
    <w:p w14:paraId="24585E32" w14:textId="77777777" w:rsidR="002E2757" w:rsidRDefault="002E2757" w:rsidP="002E2757">
      <w:pPr>
        <w:numPr>
          <w:ilvl w:val="0"/>
          <w:numId w:val="8"/>
        </w:numPr>
        <w:spacing w:before="100" w:beforeAutospacing="1" w:after="100" w:afterAutospacing="1"/>
        <w:rPr>
          <w:ins w:id="227" w:author="Author" w:date="2026-07-05T13:29:00Z"/>
        </w:rPr>
      </w:pPr>
      <w:ins w:id="228" w:author="Author" w:date="2026-07-05T13:29:00Z">
        <w:r>
          <w:t xml:space="preserve">To compare sales performance across geographic regions. </w:t>
        </w:r>
      </w:ins>
    </w:p>
    <w:p w14:paraId="6D2277B5" w14:textId="77777777" w:rsidR="002E2757" w:rsidRDefault="002E2757" w:rsidP="002E2757">
      <w:pPr>
        <w:numPr>
          <w:ilvl w:val="0"/>
          <w:numId w:val="8"/>
        </w:numPr>
        <w:spacing w:before="100" w:beforeAutospacing="1" w:after="100" w:afterAutospacing="1"/>
        <w:rPr>
          <w:ins w:id="229" w:author="Author" w:date="2026-07-05T13:29:00Z"/>
        </w:rPr>
      </w:pPr>
      <w:ins w:id="230" w:author="Author" w:date="2026-07-05T13:29:00Z">
        <w:r>
          <w:t xml:space="preserve">To identify high-performing states and cities. </w:t>
        </w:r>
      </w:ins>
    </w:p>
    <w:p w14:paraId="5E5748E6" w14:textId="77777777" w:rsidR="002E2757" w:rsidRDefault="002E2757" w:rsidP="002E2757">
      <w:pPr>
        <w:numPr>
          <w:ilvl w:val="0"/>
          <w:numId w:val="8"/>
        </w:numPr>
        <w:spacing w:before="100" w:beforeAutospacing="1" w:after="100" w:afterAutospacing="1"/>
        <w:rPr>
          <w:ins w:id="231" w:author="Author" w:date="2026-07-05T13:29:00Z"/>
        </w:rPr>
      </w:pPr>
      <w:ins w:id="232" w:author="Author" w:date="2026-07-05T13:29:00Z">
        <w:r>
          <w:t xml:space="preserve">To determine regional profitability trends. </w:t>
        </w:r>
      </w:ins>
    </w:p>
    <w:p w14:paraId="559479FE" w14:textId="77777777" w:rsidR="002E2757" w:rsidRPr="004A1522" w:rsidRDefault="002E2757" w:rsidP="002E2757">
      <w:pPr>
        <w:pStyle w:val="Heading3"/>
        <w:rPr>
          <w:ins w:id="233" w:author="Author" w:date="2026-07-05T13:29:00Z"/>
          <w:b/>
          <w:bCs/>
          <w:sz w:val="24"/>
          <w:szCs w:val="24"/>
          <w:rPrChange w:id="234" w:author="Author" w:date="2026-07-05T13:30:00Z">
            <w:rPr>
              <w:ins w:id="235" w:author="Author" w:date="2026-07-05T13:29:00Z"/>
            </w:rPr>
          </w:rPrChange>
        </w:rPr>
      </w:pPr>
      <w:ins w:id="236" w:author="Author" w:date="2026-07-05T13:29:00Z">
        <w:r w:rsidRPr="004A1522">
          <w:rPr>
            <w:b/>
            <w:bCs/>
            <w:sz w:val="24"/>
            <w:szCs w:val="24"/>
            <w:rPrChange w:id="237" w:author="Author" w:date="2026-07-05T13:30:00Z">
              <w:rPr/>
            </w:rPrChange>
          </w:rPr>
          <w:t>Factory Performance Objectives</w:t>
        </w:r>
      </w:ins>
    </w:p>
    <w:p w14:paraId="3C18E854" w14:textId="77777777" w:rsidR="002E2757" w:rsidRDefault="002E2757" w:rsidP="002E2757">
      <w:pPr>
        <w:numPr>
          <w:ilvl w:val="0"/>
          <w:numId w:val="9"/>
        </w:numPr>
        <w:spacing w:before="100" w:beforeAutospacing="1" w:after="100" w:afterAutospacing="1"/>
        <w:rPr>
          <w:ins w:id="238" w:author="Author" w:date="2026-07-05T13:29:00Z"/>
        </w:rPr>
      </w:pPr>
      <w:ins w:id="239" w:author="Author" w:date="2026-07-05T13:29:00Z">
        <w:r>
          <w:t xml:space="preserve">To evaluate manufacturing performance across factories. </w:t>
        </w:r>
      </w:ins>
    </w:p>
    <w:p w14:paraId="2295BD4D" w14:textId="77777777" w:rsidR="002E2757" w:rsidRDefault="002E2757" w:rsidP="002E2757">
      <w:pPr>
        <w:numPr>
          <w:ilvl w:val="0"/>
          <w:numId w:val="9"/>
        </w:numPr>
        <w:spacing w:before="100" w:beforeAutospacing="1" w:after="100" w:afterAutospacing="1"/>
        <w:rPr>
          <w:ins w:id="240" w:author="Author" w:date="2026-07-05T13:29:00Z"/>
        </w:rPr>
      </w:pPr>
      <w:ins w:id="241" w:author="Author" w:date="2026-07-05T13:29:00Z">
        <w:r>
          <w:t xml:space="preserve">To compare factory-level revenue, profit, and cost. </w:t>
        </w:r>
      </w:ins>
    </w:p>
    <w:p w14:paraId="658C0431" w14:textId="77777777" w:rsidR="002E2757" w:rsidRDefault="002E2757" w:rsidP="002E2757">
      <w:pPr>
        <w:numPr>
          <w:ilvl w:val="0"/>
          <w:numId w:val="9"/>
        </w:numPr>
        <w:spacing w:before="100" w:beforeAutospacing="1" w:after="100" w:afterAutospacing="1"/>
        <w:rPr>
          <w:ins w:id="242" w:author="Author" w:date="2026-07-05T13:29:00Z"/>
        </w:rPr>
      </w:pPr>
      <w:ins w:id="243" w:author="Author" w:date="2026-07-05T13:29:00Z">
        <w:r>
          <w:t xml:space="preserve">To identify factories operating with maximum efficiency. </w:t>
        </w:r>
      </w:ins>
    </w:p>
    <w:p w14:paraId="4789C81B" w14:textId="77777777" w:rsidR="002E2757" w:rsidRPr="004A1522" w:rsidRDefault="002E2757" w:rsidP="002E2757">
      <w:pPr>
        <w:pStyle w:val="Heading3"/>
        <w:rPr>
          <w:ins w:id="244" w:author="Author" w:date="2026-07-05T13:29:00Z"/>
          <w:b/>
          <w:bCs/>
          <w:sz w:val="24"/>
          <w:szCs w:val="24"/>
          <w:rPrChange w:id="245" w:author="Author" w:date="2026-07-05T13:30:00Z">
            <w:rPr>
              <w:ins w:id="246" w:author="Author" w:date="2026-07-05T13:29:00Z"/>
            </w:rPr>
          </w:rPrChange>
        </w:rPr>
      </w:pPr>
      <w:ins w:id="247" w:author="Author" w:date="2026-07-05T13:29:00Z">
        <w:r w:rsidRPr="004A1522">
          <w:rPr>
            <w:b/>
            <w:bCs/>
            <w:sz w:val="24"/>
            <w:szCs w:val="24"/>
            <w:rPrChange w:id="248" w:author="Author" w:date="2026-07-05T13:30:00Z">
              <w:rPr/>
            </w:rPrChange>
          </w:rPr>
          <w:t>Dashboard Objectives</w:t>
        </w:r>
      </w:ins>
    </w:p>
    <w:p w14:paraId="0BCE9AC3" w14:textId="77777777" w:rsidR="002E2757" w:rsidRDefault="002E2757" w:rsidP="002E2757">
      <w:pPr>
        <w:numPr>
          <w:ilvl w:val="0"/>
          <w:numId w:val="10"/>
        </w:numPr>
        <w:spacing w:before="100" w:beforeAutospacing="1" w:after="100" w:afterAutospacing="1"/>
        <w:rPr>
          <w:ins w:id="249" w:author="Author" w:date="2026-07-05T13:29:00Z"/>
        </w:rPr>
      </w:pPr>
      <w:ins w:id="250" w:author="Author" w:date="2026-07-05T13:29:00Z">
        <w:r>
          <w:t xml:space="preserve">To develop an interactive Streamlit dashboard. </w:t>
        </w:r>
      </w:ins>
    </w:p>
    <w:p w14:paraId="1013F459" w14:textId="77777777" w:rsidR="002E2757" w:rsidRDefault="002E2757" w:rsidP="002E2757">
      <w:pPr>
        <w:numPr>
          <w:ilvl w:val="0"/>
          <w:numId w:val="10"/>
        </w:numPr>
        <w:spacing w:before="100" w:beforeAutospacing="1" w:after="100" w:afterAutospacing="1"/>
        <w:rPr>
          <w:ins w:id="251" w:author="Author" w:date="2026-07-05T13:29:00Z"/>
        </w:rPr>
      </w:pPr>
      <w:ins w:id="252" w:author="Author" w:date="2026-07-05T13:29:00Z">
        <w:r>
          <w:t xml:space="preserve">To provide real-time business insights. </w:t>
        </w:r>
      </w:ins>
    </w:p>
    <w:p w14:paraId="6891B513" w14:textId="77777777" w:rsidR="002E2757" w:rsidRDefault="002E2757" w:rsidP="002E2757">
      <w:pPr>
        <w:numPr>
          <w:ilvl w:val="0"/>
          <w:numId w:val="10"/>
        </w:numPr>
        <w:spacing w:before="100" w:beforeAutospacing="1" w:after="100" w:afterAutospacing="1"/>
        <w:rPr>
          <w:ins w:id="253" w:author="Author" w:date="2026-07-05T13:29:00Z"/>
        </w:rPr>
      </w:pPr>
      <w:ins w:id="254" w:author="Author" w:date="2026-07-05T13:29:00Z">
        <w:r>
          <w:t xml:space="preserve">To enable filtering by date, division, margin, and products. </w:t>
        </w:r>
      </w:ins>
    </w:p>
    <w:p w14:paraId="38DC8354" w14:textId="77777777" w:rsidR="002E2757" w:rsidRDefault="002E2757" w:rsidP="002E2757">
      <w:pPr>
        <w:numPr>
          <w:ilvl w:val="0"/>
          <w:numId w:val="10"/>
        </w:numPr>
        <w:spacing w:before="100" w:beforeAutospacing="1" w:after="100" w:afterAutospacing="1"/>
        <w:rPr>
          <w:ins w:id="255" w:author="Author" w:date="2026-07-05T13:29:00Z"/>
        </w:rPr>
      </w:pPr>
      <w:ins w:id="256" w:author="Author" w:date="2026-07-05T13:29:00Z">
        <w:r>
          <w:t>To support data-driven business decision-making.</w:t>
        </w:r>
      </w:ins>
    </w:p>
    <w:p w14:paraId="6ABFA3C4" w14:textId="77777777" w:rsidR="002E2757" w:rsidRDefault="002E2757" w:rsidP="002E2757">
      <w:pPr>
        <w:pStyle w:val="NormalWeb"/>
        <w:rPr>
          <w:ins w:id="257" w:author="Author" w:date="2026-07-05T13:32:00Z"/>
          <w:b/>
          <w:bCs/>
          <w:i/>
          <w:iCs/>
          <w:sz w:val="28"/>
          <w:szCs w:val="28"/>
        </w:rPr>
      </w:pPr>
      <w:ins w:id="258" w:author="Author" w:date="2026-07-05T13:32:00Z">
        <w:r w:rsidRPr="004A1522">
          <w:rPr>
            <w:b/>
            <w:bCs/>
            <w:i/>
            <w:iCs/>
            <w:sz w:val="28"/>
            <w:szCs w:val="28"/>
            <w:rPrChange w:id="259" w:author="Author" w:date="2026-07-05T13:32:00Z">
              <w:rPr>
                <w:b/>
                <w:bCs/>
                <w:sz w:val="32"/>
                <w:szCs w:val="32"/>
              </w:rPr>
            </w:rPrChange>
          </w:rPr>
          <w:lastRenderedPageBreak/>
          <w:t>Company Background</w:t>
        </w:r>
      </w:ins>
    </w:p>
    <w:p w14:paraId="7D7EE1A7" w14:textId="5BEB3E3D" w:rsidR="00FB2810" w:rsidRPr="004A1522" w:rsidDel="002E2757" w:rsidRDefault="002E2757" w:rsidP="002E2757">
      <w:pPr>
        <w:rPr>
          <w:del w:id="260" w:author="Author" w:date="2026-07-05T13:29:00Z"/>
          <w:i/>
          <w:iCs/>
          <w:rPrChange w:id="261" w:author="Author" w:date="2026-07-05T13:32:00Z">
            <w:rPr>
              <w:del w:id="262" w:author="Author" w:date="2026-07-05T13:29:00Z"/>
              <w:i/>
              <w:iCs/>
              <w:sz w:val="28"/>
              <w:szCs w:val="28"/>
            </w:rPr>
          </w:rPrChange>
        </w:rPr>
      </w:pPr>
      <w:ins w:id="263" w:author="Author" w:date="2026-07-05T13:32:00Z">
        <w:r w:rsidRPr="004A1522" w:rsidDel="002E2757">
          <w:rPr>
            <w:i/>
            <w:iCs/>
            <w:rPrChange w:id="264" w:author="Author" w:date="2026-07-05T13:32:00Z">
              <w:rPr/>
            </w:rPrChange>
          </w:rPr>
          <w:t xml:space="preserve"> </w:t>
        </w:r>
      </w:ins>
      <w:del w:id="265" w:author="Author" w:date="2026-07-05T13:29:00Z">
        <w:r w:rsidR="001903FB" w:rsidRPr="004A1522" w:rsidDel="002E2757">
          <w:rPr>
            <w:i/>
            <w:iCs/>
            <w:rPrChange w:id="266" w:author="Author" w:date="2026-07-05T13:32:00Z">
              <w:rPr/>
            </w:rPrChange>
          </w:rPr>
          <w:delText>I.  Main title</w:delText>
        </w:r>
      </w:del>
    </w:p>
    <w:p w14:paraId="0259E5B0" w14:textId="77777777" w:rsidR="002E2757" w:rsidRPr="004A1522" w:rsidRDefault="002E2757" w:rsidP="002E2757">
      <w:pPr>
        <w:pStyle w:val="NormalWeb"/>
        <w:rPr>
          <w:ins w:id="267" w:author="Author" w:date="2026-07-05T13:32:00Z"/>
          <w:sz w:val="20"/>
          <w:szCs w:val="20"/>
          <w:rPrChange w:id="268" w:author="Author" w:date="2026-07-05T13:32:00Z">
            <w:rPr>
              <w:ins w:id="269" w:author="Author" w:date="2026-07-05T13:32:00Z"/>
            </w:rPr>
          </w:rPrChange>
        </w:rPr>
      </w:pPr>
      <w:ins w:id="270" w:author="Author" w:date="2026-07-05T13:32:00Z">
        <w:r w:rsidRPr="004A1522">
          <w:rPr>
            <w:sz w:val="20"/>
            <w:szCs w:val="20"/>
            <w:rPrChange w:id="271" w:author="Author" w:date="2026-07-05T13:32:00Z">
              <w:rPr/>
            </w:rPrChange>
          </w:rPr>
          <w:t>Nassau Candy Distributor is a leading distributor of confectionery products offering an extensive portfolio of chocolates, sugar confectionery, novelty products, and specialty candy items. The organization distributes products across multiple regions through an established distribution network that serves retailers, wholesalers, and commercial customers.</w:t>
        </w:r>
      </w:ins>
    </w:p>
    <w:p w14:paraId="4DCD5499" w14:textId="77777777" w:rsidR="002E2757" w:rsidRPr="004A1522" w:rsidRDefault="002E2757" w:rsidP="002E2757">
      <w:pPr>
        <w:pStyle w:val="NormalWeb"/>
        <w:rPr>
          <w:ins w:id="272" w:author="Author" w:date="2026-07-05T13:32:00Z"/>
          <w:sz w:val="20"/>
          <w:szCs w:val="20"/>
          <w:rPrChange w:id="273" w:author="Author" w:date="2026-07-05T13:32:00Z">
            <w:rPr>
              <w:ins w:id="274" w:author="Author" w:date="2026-07-05T13:32:00Z"/>
            </w:rPr>
          </w:rPrChange>
        </w:rPr>
      </w:pPr>
      <w:ins w:id="275" w:author="Author" w:date="2026-07-05T13:32:00Z">
        <w:r w:rsidRPr="004A1522">
          <w:rPr>
            <w:sz w:val="20"/>
            <w:szCs w:val="20"/>
            <w:rPrChange w:id="276" w:author="Author" w:date="2026-07-05T13:32:00Z">
              <w:rPr/>
            </w:rPrChange>
          </w:rPr>
          <w:t>The company's product portfolio consists of several divisions including Chocolate, Sugar, and Other confectionery products. Each division contains multiple product lines manufactured at different production facilities. These factories are strategically located across different geographical locations to support efficient manufacturing and nationwide distribution.</w:t>
        </w:r>
      </w:ins>
    </w:p>
    <w:p w14:paraId="59334C3F" w14:textId="77777777" w:rsidR="002E2757" w:rsidRPr="004A1522" w:rsidRDefault="002E2757" w:rsidP="002E2757">
      <w:pPr>
        <w:pStyle w:val="NormalWeb"/>
        <w:rPr>
          <w:ins w:id="277" w:author="Author" w:date="2026-07-05T13:32:00Z"/>
          <w:sz w:val="20"/>
          <w:szCs w:val="20"/>
          <w:rPrChange w:id="278" w:author="Author" w:date="2026-07-05T13:32:00Z">
            <w:rPr>
              <w:ins w:id="279" w:author="Author" w:date="2026-07-05T13:32:00Z"/>
            </w:rPr>
          </w:rPrChange>
        </w:rPr>
      </w:pPr>
      <w:ins w:id="280" w:author="Author" w:date="2026-07-05T13:32:00Z">
        <w:r w:rsidRPr="004A1522">
          <w:rPr>
            <w:sz w:val="20"/>
            <w:szCs w:val="20"/>
            <w:rPrChange w:id="281" w:author="Author" w:date="2026-07-05T13:32:00Z">
              <w:rPr/>
            </w:rPrChange>
          </w:rPr>
          <w:t>The success of a distribution company depends not only on increasing sales volume but also on maximizing profitability while maintaining operational efficiency. Manufacturing costs, transportation expenses, pricing policies, and customer demand all influence overall financial performance. Therefore, analyzing business performance from multiple perspectives becomes essential for sustainable growth.</w:t>
        </w:r>
      </w:ins>
    </w:p>
    <w:p w14:paraId="2000F57D" w14:textId="77777777" w:rsidR="002E2757" w:rsidRPr="004A1522" w:rsidRDefault="002E2757" w:rsidP="002E2757">
      <w:pPr>
        <w:pStyle w:val="NormalWeb"/>
        <w:rPr>
          <w:ins w:id="282" w:author="Author" w:date="2026-07-05T13:32:00Z"/>
          <w:sz w:val="20"/>
          <w:szCs w:val="20"/>
          <w:rPrChange w:id="283" w:author="Author" w:date="2026-07-05T13:32:00Z">
            <w:rPr>
              <w:ins w:id="284" w:author="Author" w:date="2026-07-05T13:32:00Z"/>
            </w:rPr>
          </w:rPrChange>
        </w:rPr>
      </w:pPr>
      <w:ins w:id="285" w:author="Author" w:date="2026-07-05T13:32:00Z">
        <w:r w:rsidRPr="004A1522">
          <w:rPr>
            <w:sz w:val="20"/>
            <w:szCs w:val="20"/>
            <w:rPrChange w:id="286" w:author="Author" w:date="2026-07-05T13:32:00Z">
              <w:rPr/>
            </w:rPrChange>
          </w:rPr>
          <w:t>Nassau Candy Distributor manages large volumes of transactional data generated from customer orders. This information provides valuable opportunities for business intelligence and performance optimization when analyzed using modern data analytics techniques.</w:t>
        </w:r>
      </w:ins>
    </w:p>
    <w:p w14:paraId="29BA54E3" w14:textId="76F7F955" w:rsidR="002E2757" w:rsidRPr="004A1522" w:rsidRDefault="002E2757" w:rsidP="004A1522">
      <w:pPr>
        <w:pStyle w:val="NormalWeb"/>
        <w:rPr>
          <w:ins w:id="287" w:author="Author" w:date="2026-07-05T13:32:00Z"/>
          <w:sz w:val="20"/>
          <w:szCs w:val="20"/>
          <w:rPrChange w:id="288" w:author="Author" w:date="2026-07-05T13:33:00Z">
            <w:rPr>
              <w:ins w:id="289" w:author="Author" w:date="2026-07-05T13:32:00Z"/>
            </w:rPr>
          </w:rPrChange>
        </w:rPr>
        <w:pPrChange w:id="290" w:author="Author" w:date="2026-07-05T13:33:00Z">
          <w:pPr>
            <w:pStyle w:val="Heading2"/>
          </w:pPr>
        </w:pPrChange>
      </w:pPr>
      <w:ins w:id="291" w:author="Author" w:date="2026-07-05T13:32:00Z">
        <w:r w:rsidRPr="004A1522">
          <w:rPr>
            <w:sz w:val="20"/>
            <w:szCs w:val="20"/>
            <w:rPrChange w:id="292" w:author="Author" w:date="2026-07-05T13:32:00Z">
              <w:rPr/>
            </w:rPrChange>
          </w:rPr>
          <w:t>This project helps management understand which products contribute most significantly to profit, which factories operate efficiently, which regions generate maximum revenue, and where cost optimization opportunities exist. These insights enable better pricing strategies, inventory planning, manufacturing optimization, and resource allocation.</w:t>
        </w:r>
      </w:ins>
    </w:p>
    <w:p w14:paraId="07A3B6B0" w14:textId="51EA71E9" w:rsidR="00FB2810" w:rsidDel="002E2757" w:rsidRDefault="001903FB">
      <w:pPr>
        <w:pStyle w:val="BodyTextIndent"/>
        <w:rPr>
          <w:del w:id="293" w:author="Author" w:date="2026-07-05T13:29:00Z"/>
        </w:rPr>
      </w:pPr>
      <w:del w:id="294" w:author="Author" w:date="2026-07-05T13:29:00Z">
        <w:r w:rsidDel="002E2757">
          <w:delText xml:space="preserve">The main title (on the first page) should begin 1 inch (2.54 cm) </w:delText>
        </w:r>
        <w:r w:rsidDel="002E2757">
          <w:delText>from the top edge of the page. It should be centered, in Times 24-point type. Capitalize the first letter of nouns, pronouns, verbs, adjectives, and adverbs; do not capitalize articles, coordinate conjunctions, or prepositions (unless the title begins with</w:delText>
        </w:r>
        <w:r w:rsidDel="002E2757">
          <w:delText xml:space="preserve"> such a word).</w:delText>
        </w:r>
      </w:del>
    </w:p>
    <w:p w14:paraId="2EA42A85" w14:textId="4A1F5C0D" w:rsidR="00FB2810" w:rsidDel="002E2757" w:rsidRDefault="001903FB">
      <w:pPr>
        <w:pStyle w:val="Heading2"/>
        <w:rPr>
          <w:del w:id="295" w:author="Author" w:date="2026-07-05T13:29:00Z"/>
        </w:rPr>
      </w:pPr>
      <w:del w:id="296" w:author="Author" w:date="2026-07-05T13:29:00Z">
        <w:r w:rsidDel="002E2757">
          <w:delText>II.  Author name(s) and affiliation(s)</w:delText>
        </w:r>
      </w:del>
    </w:p>
    <w:p w14:paraId="33F31CAE" w14:textId="213B8821" w:rsidR="00FB2810" w:rsidDel="002E2757" w:rsidRDefault="001903FB">
      <w:pPr>
        <w:pStyle w:val="BodyTextIndent"/>
        <w:rPr>
          <w:del w:id="297" w:author="Author" w:date="2026-07-05T13:29:00Z"/>
        </w:rPr>
      </w:pPr>
      <w:del w:id="298" w:author="Author" w:date="2026-07-05T13:29:00Z">
        <w:r w:rsidDel="002E2757">
          <w:delText>This section should include identifying information only when the final camera-ready document is submitted.</w:delText>
        </w:r>
      </w:del>
    </w:p>
    <w:p w14:paraId="6B000D13" w14:textId="317B3D82" w:rsidR="00FB2810" w:rsidDel="002E2757" w:rsidRDefault="001903FB">
      <w:pPr>
        <w:pStyle w:val="BodyTextIndent"/>
        <w:rPr>
          <w:del w:id="299" w:author="Author" w:date="2026-07-05T13:29:00Z"/>
        </w:rPr>
      </w:pPr>
      <w:del w:id="300" w:author="Author" w:date="2026-07-05T13:29:00Z">
        <w:r w:rsidDel="002E2757">
          <w:delText>Author names and affiliations are to be centered beneath the title and printed in Times 12-poi</w:delText>
        </w:r>
        <w:r w:rsidDel="002E2757">
          <w:delText>nt, non-boldface type. Multiple authors may be shown in a two- or three-column format, with their affiliations below their respective names. If only one author, center the information; if two authors, use the left and right cells; three authors are shown a</w:delText>
        </w:r>
        <w:r w:rsidDel="002E2757">
          <w:delText>bove; if more than three, create a new row and format appropriately, leaving one blank line between rows of authors. Affiliations are centered below each author name, italicized, not bold. Include e</w:delText>
        </w:r>
        <w:r w:rsidDel="002E2757">
          <w:noBreakHyphen/>
          <w:delText>mail addresses.</w:delText>
        </w:r>
      </w:del>
    </w:p>
    <w:p w14:paraId="7C028D28" w14:textId="17F9693A" w:rsidR="00FB2810" w:rsidDel="002E2757" w:rsidRDefault="001903FB">
      <w:pPr>
        <w:pStyle w:val="Heading2"/>
        <w:rPr>
          <w:del w:id="301" w:author="Author" w:date="2026-07-05T13:29:00Z"/>
        </w:rPr>
      </w:pPr>
      <w:del w:id="302" w:author="Author" w:date="2026-07-05T13:29:00Z">
        <w:r w:rsidDel="002E2757">
          <w:delText>III.  Second and following pages</w:delText>
        </w:r>
      </w:del>
    </w:p>
    <w:p w14:paraId="08EE3018" w14:textId="6982370B" w:rsidR="00FB2810" w:rsidDel="002E2757" w:rsidRDefault="001903FB">
      <w:pPr>
        <w:pStyle w:val="BodyTextIndent"/>
        <w:rPr>
          <w:del w:id="303" w:author="Author" w:date="2026-07-05T13:31:00Z"/>
        </w:rPr>
      </w:pPr>
      <w:del w:id="304" w:author="Author" w:date="2026-07-05T13:29:00Z">
        <w:r w:rsidDel="002E2757">
          <w:delText>The seco</w:delText>
        </w:r>
        <w:r w:rsidDel="002E2757">
          <w:delText xml:space="preserve">nd and following pages should begin 1.0 inch (2.54 cm) from the top edge. On all pages, the bottom </w:delText>
        </w:r>
      </w:del>
      <w:del w:id="305" w:author="Author" w:date="2026-07-05T13:31:00Z">
        <w:r w:rsidDel="002E2757">
          <w:delText>margin should be 1-1/8 inches (2.86 cm) from the bottom edge of the page for 8.5 x 11-inch paper (US Letter size).</w:delText>
        </w:r>
      </w:del>
    </w:p>
    <w:p w14:paraId="34B7C63C" w14:textId="25C09E9C" w:rsidR="00FB2810" w:rsidDel="002E2757" w:rsidRDefault="001903FB">
      <w:pPr>
        <w:pStyle w:val="BodyTextIndent"/>
        <w:rPr>
          <w:del w:id="306" w:author="Author" w:date="2026-07-05T13:31:00Z"/>
        </w:rPr>
      </w:pPr>
      <w:del w:id="307" w:author="Author" w:date="2026-07-05T13:31:00Z">
        <w:r w:rsidDel="002E2757">
          <w:delText xml:space="preserve">On the last page of your paper, try to </w:delText>
        </w:r>
        <w:r w:rsidDel="002E2757">
          <w:delText>adjust the lengths of the two columns so that they are the same (automatically defined in section of this template). Use automatic hyphenation and check spelling. Do the best that you can.</w:delText>
        </w:r>
      </w:del>
    </w:p>
    <w:p w14:paraId="093CCA83" w14:textId="6C676386" w:rsidR="00FB2810" w:rsidDel="002E2757" w:rsidRDefault="002E2757">
      <w:pPr>
        <w:pStyle w:val="BodyTextIndent"/>
        <w:rPr>
          <w:del w:id="308" w:author="Author" w:date="2026-07-05T13:33:00Z"/>
        </w:rPr>
      </w:pPr>
      <w:ins w:id="309" w:author="Author" w:date="2026-07-05T13:33:00Z">
        <w:r>
          <w:t>Dataset Description</w:t>
        </w:r>
      </w:ins>
      <w:del w:id="310" w:author="Author" w:date="2026-07-05T13:33:00Z">
        <w:r w:rsidR="001903FB" w:rsidDel="002E2757">
          <w:delText>Typeface, Fonts, and Alignment</w:delText>
        </w:r>
      </w:del>
    </w:p>
    <w:p w14:paraId="55620C41" w14:textId="77777777" w:rsidR="002E2757" w:rsidRDefault="002E2757">
      <w:pPr>
        <w:pStyle w:val="Heading1"/>
        <w:rPr>
          <w:ins w:id="311" w:author="Author" w:date="2026-07-05T13:33:00Z"/>
        </w:rPr>
      </w:pPr>
    </w:p>
    <w:p w14:paraId="4BA40051" w14:textId="77777777" w:rsidR="002E2757" w:rsidRPr="004A1522" w:rsidRDefault="002E2757" w:rsidP="002E2757">
      <w:pPr>
        <w:pStyle w:val="NormalWeb"/>
        <w:rPr>
          <w:ins w:id="312" w:author="Author" w:date="2026-07-05T13:34:00Z"/>
          <w:sz w:val="20"/>
          <w:szCs w:val="20"/>
          <w:rPrChange w:id="313" w:author="Author" w:date="2026-07-05T13:34:00Z">
            <w:rPr>
              <w:ins w:id="314" w:author="Author" w:date="2026-07-05T13:34:00Z"/>
            </w:rPr>
          </w:rPrChange>
        </w:rPr>
      </w:pPr>
      <w:ins w:id="315" w:author="Author" w:date="2026-07-05T13:34:00Z">
        <w:r w:rsidRPr="004A1522">
          <w:rPr>
            <w:sz w:val="20"/>
            <w:szCs w:val="20"/>
            <w:rPrChange w:id="316" w:author="Author" w:date="2026-07-05T13:34:00Z">
              <w:rPr/>
            </w:rPrChange>
          </w:rPr>
          <w:t>The dataset used in this project contains transactional sales records of Nassau Candy Distributor. Each record represents an individual customer order and includes information related to customer location, product details, manufacturing cost, sales value, profit, shipping information, and product division.</w:t>
        </w:r>
      </w:ins>
    </w:p>
    <w:p w14:paraId="6DAD062E" w14:textId="77777777" w:rsidR="002E2757" w:rsidRPr="004A1522" w:rsidRDefault="002E2757" w:rsidP="002E2757">
      <w:pPr>
        <w:pStyle w:val="NormalWeb"/>
        <w:rPr>
          <w:ins w:id="317" w:author="Author" w:date="2026-07-05T13:34:00Z"/>
          <w:sz w:val="20"/>
          <w:szCs w:val="20"/>
          <w:rPrChange w:id="318" w:author="Author" w:date="2026-07-05T13:34:00Z">
            <w:rPr>
              <w:ins w:id="319" w:author="Author" w:date="2026-07-05T13:34:00Z"/>
            </w:rPr>
          </w:rPrChange>
        </w:rPr>
      </w:pPr>
      <w:ins w:id="320" w:author="Author" w:date="2026-07-05T13:34:00Z">
        <w:r w:rsidRPr="004A1522">
          <w:rPr>
            <w:sz w:val="20"/>
            <w:szCs w:val="20"/>
            <w:rPrChange w:id="321" w:author="Author" w:date="2026-07-05T13:34:00Z">
              <w:rPr/>
            </w:rPrChange>
          </w:rPr>
          <w:t>The dataset forms the foundation for all profitability analyses performed throughout the project.</w:t>
        </w:r>
      </w:ins>
    </w:p>
    <w:p w14:paraId="21D2FBFD" w14:textId="77777777" w:rsidR="002E2757" w:rsidRPr="004A1522" w:rsidRDefault="002E2757" w:rsidP="002E2757">
      <w:pPr>
        <w:pStyle w:val="Heading3"/>
        <w:rPr>
          <w:ins w:id="322" w:author="Author" w:date="2026-07-05T13:34:00Z"/>
          <w:sz w:val="20"/>
          <w:rPrChange w:id="323" w:author="Author" w:date="2026-07-05T13:34:00Z">
            <w:rPr>
              <w:ins w:id="324" w:author="Author" w:date="2026-07-05T13:34:00Z"/>
            </w:rPr>
          </w:rPrChange>
        </w:rPr>
      </w:pPr>
      <w:ins w:id="325" w:author="Author" w:date="2026-07-05T13:34:00Z">
        <w:r w:rsidRPr="004A1522">
          <w:rPr>
            <w:sz w:val="20"/>
            <w:rPrChange w:id="326" w:author="Author" w:date="2026-07-05T13:34:00Z">
              <w:rPr/>
            </w:rPrChange>
          </w:rPr>
          <w:t>Dataset Features</w:t>
        </w:r>
      </w:ins>
    </w:p>
    <w:tbl>
      <w:tblPr>
        <w:tblW w:w="4574" w:type="dxa"/>
        <w:tblCellSpacing w:w="15" w:type="dxa"/>
        <w:tblCellMar>
          <w:top w:w="15" w:type="dxa"/>
          <w:left w:w="15" w:type="dxa"/>
          <w:bottom w:w="15" w:type="dxa"/>
          <w:right w:w="15" w:type="dxa"/>
        </w:tblCellMar>
        <w:tblLook w:val="04A0" w:firstRow="1" w:lastRow="0" w:firstColumn="1" w:lastColumn="0" w:noHBand="0" w:noVBand="1"/>
      </w:tblPr>
      <w:tblGrid>
        <w:gridCol w:w="1520"/>
        <w:gridCol w:w="3054"/>
      </w:tblGrid>
      <w:tr w:rsidR="002E2757" w:rsidRPr="004A1522" w14:paraId="71FFF603" w14:textId="77777777" w:rsidTr="00844733">
        <w:trPr>
          <w:trHeight w:val="439"/>
          <w:tblHeader/>
          <w:tblCellSpacing w:w="15" w:type="dxa"/>
          <w:ins w:id="327" w:author="Author" w:date="2026-07-05T13:34:00Z"/>
        </w:trPr>
        <w:tc>
          <w:tcPr>
            <w:tcW w:w="0" w:type="auto"/>
            <w:vAlign w:val="center"/>
            <w:hideMark/>
          </w:tcPr>
          <w:p w14:paraId="3619D454" w14:textId="77777777" w:rsidR="002E2757" w:rsidRPr="004A1522" w:rsidRDefault="002E2757" w:rsidP="00844733">
            <w:pPr>
              <w:jc w:val="center"/>
              <w:rPr>
                <w:ins w:id="328" w:author="Author" w:date="2026-07-05T13:34:00Z"/>
                <w:b/>
                <w:bCs/>
                <w:rPrChange w:id="329" w:author="Author" w:date="2026-07-05T13:34:00Z">
                  <w:rPr>
                    <w:ins w:id="330" w:author="Author" w:date="2026-07-05T13:34:00Z"/>
                    <w:b/>
                    <w:bCs/>
                  </w:rPr>
                </w:rPrChange>
              </w:rPr>
            </w:pPr>
            <w:ins w:id="331" w:author="Author" w:date="2026-07-05T13:34:00Z">
              <w:r w:rsidRPr="004A1522">
                <w:rPr>
                  <w:b/>
                  <w:bCs/>
                  <w:rPrChange w:id="332" w:author="Author" w:date="2026-07-05T13:34:00Z">
                    <w:rPr>
                      <w:b/>
                      <w:bCs/>
                    </w:rPr>
                  </w:rPrChange>
                </w:rPr>
                <w:t>Field</w:t>
              </w:r>
            </w:ins>
          </w:p>
        </w:tc>
        <w:tc>
          <w:tcPr>
            <w:tcW w:w="0" w:type="auto"/>
            <w:vAlign w:val="center"/>
            <w:hideMark/>
          </w:tcPr>
          <w:p w14:paraId="17F375EE" w14:textId="77777777" w:rsidR="002E2757" w:rsidRPr="004A1522" w:rsidRDefault="002E2757" w:rsidP="00844733">
            <w:pPr>
              <w:jc w:val="center"/>
              <w:rPr>
                <w:ins w:id="333" w:author="Author" w:date="2026-07-05T13:34:00Z"/>
                <w:b/>
                <w:bCs/>
                <w:rPrChange w:id="334" w:author="Author" w:date="2026-07-05T13:34:00Z">
                  <w:rPr>
                    <w:ins w:id="335" w:author="Author" w:date="2026-07-05T13:34:00Z"/>
                    <w:b/>
                    <w:bCs/>
                  </w:rPr>
                </w:rPrChange>
              </w:rPr>
            </w:pPr>
            <w:ins w:id="336" w:author="Author" w:date="2026-07-05T13:34:00Z">
              <w:r w:rsidRPr="004A1522">
                <w:rPr>
                  <w:b/>
                  <w:bCs/>
                  <w:rPrChange w:id="337" w:author="Author" w:date="2026-07-05T13:34:00Z">
                    <w:rPr>
                      <w:b/>
                      <w:bCs/>
                    </w:rPr>
                  </w:rPrChange>
                </w:rPr>
                <w:t>Description</w:t>
              </w:r>
            </w:ins>
          </w:p>
        </w:tc>
      </w:tr>
      <w:tr w:rsidR="002E2757" w:rsidRPr="004A1522" w14:paraId="6DFE547B" w14:textId="77777777" w:rsidTr="00844733">
        <w:trPr>
          <w:trHeight w:val="449"/>
          <w:tblCellSpacing w:w="15" w:type="dxa"/>
          <w:ins w:id="338" w:author="Author" w:date="2026-07-05T13:34:00Z"/>
        </w:trPr>
        <w:tc>
          <w:tcPr>
            <w:tcW w:w="0" w:type="auto"/>
            <w:vAlign w:val="center"/>
            <w:hideMark/>
          </w:tcPr>
          <w:p w14:paraId="038DC708" w14:textId="77777777" w:rsidR="002E2757" w:rsidRPr="004A1522" w:rsidRDefault="002E2757" w:rsidP="00844733">
            <w:pPr>
              <w:rPr>
                <w:ins w:id="339" w:author="Author" w:date="2026-07-05T13:34:00Z"/>
                <w:rPrChange w:id="340" w:author="Author" w:date="2026-07-05T13:34:00Z">
                  <w:rPr>
                    <w:ins w:id="341" w:author="Author" w:date="2026-07-05T13:34:00Z"/>
                  </w:rPr>
                </w:rPrChange>
              </w:rPr>
            </w:pPr>
            <w:ins w:id="342" w:author="Author" w:date="2026-07-05T13:34:00Z">
              <w:r w:rsidRPr="004A1522">
                <w:rPr>
                  <w:rPrChange w:id="343" w:author="Author" w:date="2026-07-05T13:34:00Z">
                    <w:rPr/>
                  </w:rPrChange>
                </w:rPr>
                <w:t>Row ID</w:t>
              </w:r>
            </w:ins>
          </w:p>
        </w:tc>
        <w:tc>
          <w:tcPr>
            <w:tcW w:w="0" w:type="auto"/>
            <w:vAlign w:val="center"/>
            <w:hideMark/>
          </w:tcPr>
          <w:p w14:paraId="71192DC8" w14:textId="77777777" w:rsidR="002E2757" w:rsidRPr="004A1522" w:rsidRDefault="002E2757" w:rsidP="00844733">
            <w:pPr>
              <w:rPr>
                <w:ins w:id="344" w:author="Author" w:date="2026-07-05T13:34:00Z"/>
                <w:rPrChange w:id="345" w:author="Author" w:date="2026-07-05T13:34:00Z">
                  <w:rPr>
                    <w:ins w:id="346" w:author="Author" w:date="2026-07-05T13:34:00Z"/>
                  </w:rPr>
                </w:rPrChange>
              </w:rPr>
            </w:pPr>
            <w:ins w:id="347" w:author="Author" w:date="2026-07-05T13:34:00Z">
              <w:r w:rsidRPr="004A1522">
                <w:rPr>
                  <w:rPrChange w:id="348" w:author="Author" w:date="2026-07-05T13:34:00Z">
                    <w:rPr/>
                  </w:rPrChange>
                </w:rPr>
                <w:t>Unique row identifier</w:t>
              </w:r>
            </w:ins>
          </w:p>
        </w:tc>
      </w:tr>
      <w:tr w:rsidR="002E2757" w:rsidRPr="004A1522" w14:paraId="446B5FA5" w14:textId="77777777" w:rsidTr="00844733">
        <w:trPr>
          <w:trHeight w:val="449"/>
          <w:tblCellSpacing w:w="15" w:type="dxa"/>
          <w:ins w:id="349" w:author="Author" w:date="2026-07-05T13:34:00Z"/>
        </w:trPr>
        <w:tc>
          <w:tcPr>
            <w:tcW w:w="0" w:type="auto"/>
            <w:vAlign w:val="center"/>
            <w:hideMark/>
          </w:tcPr>
          <w:p w14:paraId="50FBD237" w14:textId="77777777" w:rsidR="002E2757" w:rsidRPr="004A1522" w:rsidRDefault="002E2757" w:rsidP="00844733">
            <w:pPr>
              <w:rPr>
                <w:ins w:id="350" w:author="Author" w:date="2026-07-05T13:34:00Z"/>
                <w:rPrChange w:id="351" w:author="Author" w:date="2026-07-05T13:34:00Z">
                  <w:rPr>
                    <w:ins w:id="352" w:author="Author" w:date="2026-07-05T13:34:00Z"/>
                  </w:rPr>
                </w:rPrChange>
              </w:rPr>
            </w:pPr>
            <w:ins w:id="353" w:author="Author" w:date="2026-07-05T13:34:00Z">
              <w:r w:rsidRPr="004A1522">
                <w:rPr>
                  <w:rPrChange w:id="354" w:author="Author" w:date="2026-07-05T13:34:00Z">
                    <w:rPr/>
                  </w:rPrChange>
                </w:rPr>
                <w:t>Order ID</w:t>
              </w:r>
            </w:ins>
          </w:p>
        </w:tc>
        <w:tc>
          <w:tcPr>
            <w:tcW w:w="0" w:type="auto"/>
            <w:vAlign w:val="center"/>
            <w:hideMark/>
          </w:tcPr>
          <w:p w14:paraId="67BC7898" w14:textId="77777777" w:rsidR="002E2757" w:rsidRPr="004A1522" w:rsidRDefault="002E2757" w:rsidP="00844733">
            <w:pPr>
              <w:rPr>
                <w:ins w:id="355" w:author="Author" w:date="2026-07-05T13:34:00Z"/>
                <w:rPrChange w:id="356" w:author="Author" w:date="2026-07-05T13:34:00Z">
                  <w:rPr>
                    <w:ins w:id="357" w:author="Author" w:date="2026-07-05T13:34:00Z"/>
                  </w:rPr>
                </w:rPrChange>
              </w:rPr>
            </w:pPr>
            <w:ins w:id="358" w:author="Author" w:date="2026-07-05T13:34:00Z">
              <w:r w:rsidRPr="004A1522">
                <w:rPr>
                  <w:rPrChange w:id="359" w:author="Author" w:date="2026-07-05T13:34:00Z">
                    <w:rPr/>
                  </w:rPrChange>
                </w:rPr>
                <w:t>Unique order identifier</w:t>
              </w:r>
            </w:ins>
          </w:p>
        </w:tc>
      </w:tr>
      <w:tr w:rsidR="002E2757" w:rsidRPr="004A1522" w14:paraId="4EBB6951" w14:textId="77777777" w:rsidTr="00844733">
        <w:trPr>
          <w:trHeight w:val="449"/>
          <w:tblCellSpacing w:w="15" w:type="dxa"/>
          <w:ins w:id="360" w:author="Author" w:date="2026-07-05T13:34:00Z"/>
        </w:trPr>
        <w:tc>
          <w:tcPr>
            <w:tcW w:w="0" w:type="auto"/>
            <w:vAlign w:val="center"/>
            <w:hideMark/>
          </w:tcPr>
          <w:p w14:paraId="66412384" w14:textId="77777777" w:rsidR="002E2757" w:rsidRPr="004A1522" w:rsidRDefault="002E2757" w:rsidP="00844733">
            <w:pPr>
              <w:rPr>
                <w:ins w:id="361" w:author="Author" w:date="2026-07-05T13:34:00Z"/>
                <w:rPrChange w:id="362" w:author="Author" w:date="2026-07-05T13:34:00Z">
                  <w:rPr>
                    <w:ins w:id="363" w:author="Author" w:date="2026-07-05T13:34:00Z"/>
                  </w:rPr>
                </w:rPrChange>
              </w:rPr>
            </w:pPr>
            <w:ins w:id="364" w:author="Author" w:date="2026-07-05T13:34:00Z">
              <w:r w:rsidRPr="004A1522">
                <w:rPr>
                  <w:rPrChange w:id="365" w:author="Author" w:date="2026-07-05T13:34:00Z">
                    <w:rPr/>
                  </w:rPrChange>
                </w:rPr>
                <w:t>Order Date</w:t>
              </w:r>
            </w:ins>
          </w:p>
        </w:tc>
        <w:tc>
          <w:tcPr>
            <w:tcW w:w="0" w:type="auto"/>
            <w:vAlign w:val="center"/>
            <w:hideMark/>
          </w:tcPr>
          <w:p w14:paraId="6BFC7257" w14:textId="77777777" w:rsidR="002E2757" w:rsidRPr="004A1522" w:rsidRDefault="002E2757" w:rsidP="00844733">
            <w:pPr>
              <w:rPr>
                <w:ins w:id="366" w:author="Author" w:date="2026-07-05T13:34:00Z"/>
                <w:rPrChange w:id="367" w:author="Author" w:date="2026-07-05T13:34:00Z">
                  <w:rPr>
                    <w:ins w:id="368" w:author="Author" w:date="2026-07-05T13:34:00Z"/>
                  </w:rPr>
                </w:rPrChange>
              </w:rPr>
            </w:pPr>
            <w:ins w:id="369" w:author="Author" w:date="2026-07-05T13:34:00Z">
              <w:r w:rsidRPr="004A1522">
                <w:rPr>
                  <w:rPrChange w:id="370" w:author="Author" w:date="2026-07-05T13:34:00Z">
                    <w:rPr/>
                  </w:rPrChange>
                </w:rPr>
                <w:t>Date when the order was placed</w:t>
              </w:r>
            </w:ins>
          </w:p>
        </w:tc>
      </w:tr>
      <w:tr w:rsidR="002E2757" w:rsidRPr="004A1522" w14:paraId="1A77C426" w14:textId="77777777" w:rsidTr="00844733">
        <w:trPr>
          <w:trHeight w:val="449"/>
          <w:tblCellSpacing w:w="15" w:type="dxa"/>
          <w:ins w:id="371" w:author="Author" w:date="2026-07-05T13:34:00Z"/>
        </w:trPr>
        <w:tc>
          <w:tcPr>
            <w:tcW w:w="0" w:type="auto"/>
            <w:vAlign w:val="center"/>
            <w:hideMark/>
          </w:tcPr>
          <w:p w14:paraId="06C4300E" w14:textId="77777777" w:rsidR="002E2757" w:rsidRPr="004A1522" w:rsidRDefault="002E2757" w:rsidP="00844733">
            <w:pPr>
              <w:rPr>
                <w:ins w:id="372" w:author="Author" w:date="2026-07-05T13:34:00Z"/>
                <w:rPrChange w:id="373" w:author="Author" w:date="2026-07-05T13:34:00Z">
                  <w:rPr>
                    <w:ins w:id="374" w:author="Author" w:date="2026-07-05T13:34:00Z"/>
                  </w:rPr>
                </w:rPrChange>
              </w:rPr>
            </w:pPr>
            <w:ins w:id="375" w:author="Author" w:date="2026-07-05T13:34:00Z">
              <w:r w:rsidRPr="004A1522">
                <w:rPr>
                  <w:rPrChange w:id="376" w:author="Author" w:date="2026-07-05T13:34:00Z">
                    <w:rPr/>
                  </w:rPrChange>
                </w:rPr>
                <w:t>Ship Date</w:t>
              </w:r>
            </w:ins>
          </w:p>
        </w:tc>
        <w:tc>
          <w:tcPr>
            <w:tcW w:w="0" w:type="auto"/>
            <w:vAlign w:val="center"/>
            <w:hideMark/>
          </w:tcPr>
          <w:p w14:paraId="2F744495" w14:textId="77777777" w:rsidR="002E2757" w:rsidRPr="004A1522" w:rsidRDefault="002E2757" w:rsidP="00844733">
            <w:pPr>
              <w:rPr>
                <w:ins w:id="377" w:author="Author" w:date="2026-07-05T13:34:00Z"/>
                <w:rPrChange w:id="378" w:author="Author" w:date="2026-07-05T13:34:00Z">
                  <w:rPr>
                    <w:ins w:id="379" w:author="Author" w:date="2026-07-05T13:34:00Z"/>
                  </w:rPr>
                </w:rPrChange>
              </w:rPr>
            </w:pPr>
            <w:ins w:id="380" w:author="Author" w:date="2026-07-05T13:34:00Z">
              <w:r w:rsidRPr="004A1522">
                <w:rPr>
                  <w:rPrChange w:id="381" w:author="Author" w:date="2026-07-05T13:34:00Z">
                    <w:rPr/>
                  </w:rPrChange>
                </w:rPr>
                <w:t>Date when the order was shipped</w:t>
              </w:r>
            </w:ins>
          </w:p>
        </w:tc>
      </w:tr>
      <w:tr w:rsidR="002E2757" w:rsidRPr="004A1522" w14:paraId="41D1B4D1" w14:textId="77777777" w:rsidTr="00844733">
        <w:trPr>
          <w:trHeight w:val="449"/>
          <w:tblCellSpacing w:w="15" w:type="dxa"/>
          <w:ins w:id="382" w:author="Author" w:date="2026-07-05T13:34:00Z"/>
        </w:trPr>
        <w:tc>
          <w:tcPr>
            <w:tcW w:w="0" w:type="auto"/>
            <w:vAlign w:val="center"/>
            <w:hideMark/>
          </w:tcPr>
          <w:p w14:paraId="7FACAC3C" w14:textId="77777777" w:rsidR="002E2757" w:rsidRPr="004A1522" w:rsidRDefault="002E2757" w:rsidP="00844733">
            <w:pPr>
              <w:rPr>
                <w:ins w:id="383" w:author="Author" w:date="2026-07-05T13:34:00Z"/>
                <w:rPrChange w:id="384" w:author="Author" w:date="2026-07-05T13:34:00Z">
                  <w:rPr>
                    <w:ins w:id="385" w:author="Author" w:date="2026-07-05T13:34:00Z"/>
                  </w:rPr>
                </w:rPrChange>
              </w:rPr>
            </w:pPr>
            <w:ins w:id="386" w:author="Author" w:date="2026-07-05T13:34:00Z">
              <w:r w:rsidRPr="004A1522">
                <w:rPr>
                  <w:rPrChange w:id="387" w:author="Author" w:date="2026-07-05T13:34:00Z">
                    <w:rPr/>
                  </w:rPrChange>
                </w:rPr>
                <w:t>Ship Mode</w:t>
              </w:r>
            </w:ins>
          </w:p>
        </w:tc>
        <w:tc>
          <w:tcPr>
            <w:tcW w:w="0" w:type="auto"/>
            <w:vAlign w:val="center"/>
            <w:hideMark/>
          </w:tcPr>
          <w:p w14:paraId="1E58701C" w14:textId="77777777" w:rsidR="002E2757" w:rsidRPr="004A1522" w:rsidRDefault="002E2757" w:rsidP="00844733">
            <w:pPr>
              <w:rPr>
                <w:ins w:id="388" w:author="Author" w:date="2026-07-05T13:34:00Z"/>
                <w:rPrChange w:id="389" w:author="Author" w:date="2026-07-05T13:34:00Z">
                  <w:rPr>
                    <w:ins w:id="390" w:author="Author" w:date="2026-07-05T13:34:00Z"/>
                  </w:rPr>
                </w:rPrChange>
              </w:rPr>
            </w:pPr>
            <w:ins w:id="391" w:author="Author" w:date="2026-07-05T13:34:00Z">
              <w:r w:rsidRPr="004A1522">
                <w:rPr>
                  <w:rPrChange w:id="392" w:author="Author" w:date="2026-07-05T13:34:00Z">
                    <w:rPr/>
                  </w:rPrChange>
                </w:rPr>
                <w:t>Shipping method used</w:t>
              </w:r>
            </w:ins>
          </w:p>
        </w:tc>
      </w:tr>
      <w:tr w:rsidR="002E2757" w:rsidRPr="004A1522" w14:paraId="58032C31" w14:textId="77777777" w:rsidTr="00844733">
        <w:trPr>
          <w:trHeight w:val="449"/>
          <w:tblCellSpacing w:w="15" w:type="dxa"/>
          <w:ins w:id="393" w:author="Author" w:date="2026-07-05T13:34:00Z"/>
        </w:trPr>
        <w:tc>
          <w:tcPr>
            <w:tcW w:w="0" w:type="auto"/>
            <w:vAlign w:val="center"/>
            <w:hideMark/>
          </w:tcPr>
          <w:p w14:paraId="25129D2E" w14:textId="77777777" w:rsidR="002E2757" w:rsidRPr="004A1522" w:rsidRDefault="002E2757" w:rsidP="00844733">
            <w:pPr>
              <w:rPr>
                <w:ins w:id="394" w:author="Author" w:date="2026-07-05T13:34:00Z"/>
                <w:rPrChange w:id="395" w:author="Author" w:date="2026-07-05T13:34:00Z">
                  <w:rPr>
                    <w:ins w:id="396" w:author="Author" w:date="2026-07-05T13:34:00Z"/>
                  </w:rPr>
                </w:rPrChange>
              </w:rPr>
            </w:pPr>
            <w:ins w:id="397" w:author="Author" w:date="2026-07-05T13:34:00Z">
              <w:r w:rsidRPr="004A1522">
                <w:rPr>
                  <w:rPrChange w:id="398" w:author="Author" w:date="2026-07-05T13:34:00Z">
                    <w:rPr/>
                  </w:rPrChange>
                </w:rPr>
                <w:t>Customer ID</w:t>
              </w:r>
            </w:ins>
          </w:p>
        </w:tc>
        <w:tc>
          <w:tcPr>
            <w:tcW w:w="0" w:type="auto"/>
            <w:vAlign w:val="center"/>
            <w:hideMark/>
          </w:tcPr>
          <w:p w14:paraId="5624ACB9" w14:textId="77777777" w:rsidR="002E2757" w:rsidRPr="004A1522" w:rsidRDefault="002E2757" w:rsidP="00844733">
            <w:pPr>
              <w:rPr>
                <w:ins w:id="399" w:author="Author" w:date="2026-07-05T13:34:00Z"/>
                <w:rPrChange w:id="400" w:author="Author" w:date="2026-07-05T13:34:00Z">
                  <w:rPr>
                    <w:ins w:id="401" w:author="Author" w:date="2026-07-05T13:34:00Z"/>
                  </w:rPr>
                </w:rPrChange>
              </w:rPr>
            </w:pPr>
            <w:ins w:id="402" w:author="Author" w:date="2026-07-05T13:34:00Z">
              <w:r w:rsidRPr="004A1522">
                <w:rPr>
                  <w:rPrChange w:id="403" w:author="Author" w:date="2026-07-05T13:34:00Z">
                    <w:rPr/>
                  </w:rPrChange>
                </w:rPr>
                <w:t>Unique customer identifier</w:t>
              </w:r>
            </w:ins>
          </w:p>
        </w:tc>
      </w:tr>
      <w:tr w:rsidR="002E2757" w:rsidRPr="004A1522" w14:paraId="6BD7C5B5" w14:textId="77777777" w:rsidTr="00844733">
        <w:trPr>
          <w:trHeight w:val="449"/>
          <w:tblCellSpacing w:w="15" w:type="dxa"/>
          <w:ins w:id="404" w:author="Author" w:date="2026-07-05T13:34:00Z"/>
        </w:trPr>
        <w:tc>
          <w:tcPr>
            <w:tcW w:w="0" w:type="auto"/>
            <w:vAlign w:val="center"/>
            <w:hideMark/>
          </w:tcPr>
          <w:p w14:paraId="0CC33EBA" w14:textId="77777777" w:rsidR="002E2757" w:rsidRPr="004A1522" w:rsidRDefault="002E2757" w:rsidP="00844733">
            <w:pPr>
              <w:rPr>
                <w:ins w:id="405" w:author="Author" w:date="2026-07-05T13:34:00Z"/>
                <w:rPrChange w:id="406" w:author="Author" w:date="2026-07-05T13:34:00Z">
                  <w:rPr>
                    <w:ins w:id="407" w:author="Author" w:date="2026-07-05T13:34:00Z"/>
                  </w:rPr>
                </w:rPrChange>
              </w:rPr>
            </w:pPr>
            <w:ins w:id="408" w:author="Author" w:date="2026-07-05T13:34:00Z">
              <w:r w:rsidRPr="004A1522">
                <w:rPr>
                  <w:rPrChange w:id="409" w:author="Author" w:date="2026-07-05T13:34:00Z">
                    <w:rPr/>
                  </w:rPrChange>
                </w:rPr>
                <w:t>Country/Region</w:t>
              </w:r>
            </w:ins>
          </w:p>
        </w:tc>
        <w:tc>
          <w:tcPr>
            <w:tcW w:w="0" w:type="auto"/>
            <w:vAlign w:val="center"/>
            <w:hideMark/>
          </w:tcPr>
          <w:p w14:paraId="394A20C4" w14:textId="77777777" w:rsidR="002E2757" w:rsidRPr="004A1522" w:rsidRDefault="002E2757" w:rsidP="00844733">
            <w:pPr>
              <w:rPr>
                <w:ins w:id="410" w:author="Author" w:date="2026-07-05T13:34:00Z"/>
                <w:rPrChange w:id="411" w:author="Author" w:date="2026-07-05T13:34:00Z">
                  <w:rPr>
                    <w:ins w:id="412" w:author="Author" w:date="2026-07-05T13:34:00Z"/>
                  </w:rPr>
                </w:rPrChange>
              </w:rPr>
            </w:pPr>
            <w:ins w:id="413" w:author="Author" w:date="2026-07-05T13:34:00Z">
              <w:r w:rsidRPr="004A1522">
                <w:rPr>
                  <w:rPrChange w:id="414" w:author="Author" w:date="2026-07-05T13:34:00Z">
                    <w:rPr/>
                  </w:rPrChange>
                </w:rPr>
                <w:t>Customer country or region</w:t>
              </w:r>
            </w:ins>
          </w:p>
        </w:tc>
      </w:tr>
      <w:tr w:rsidR="002E2757" w:rsidRPr="004A1522" w14:paraId="281D3C81" w14:textId="77777777" w:rsidTr="00844733">
        <w:trPr>
          <w:trHeight w:val="449"/>
          <w:tblCellSpacing w:w="15" w:type="dxa"/>
          <w:ins w:id="415" w:author="Author" w:date="2026-07-05T13:34:00Z"/>
        </w:trPr>
        <w:tc>
          <w:tcPr>
            <w:tcW w:w="0" w:type="auto"/>
            <w:vAlign w:val="center"/>
            <w:hideMark/>
          </w:tcPr>
          <w:p w14:paraId="4FC8AE09" w14:textId="77777777" w:rsidR="002E2757" w:rsidRPr="004A1522" w:rsidRDefault="002E2757" w:rsidP="00844733">
            <w:pPr>
              <w:rPr>
                <w:ins w:id="416" w:author="Author" w:date="2026-07-05T13:34:00Z"/>
                <w:rPrChange w:id="417" w:author="Author" w:date="2026-07-05T13:34:00Z">
                  <w:rPr>
                    <w:ins w:id="418" w:author="Author" w:date="2026-07-05T13:34:00Z"/>
                  </w:rPr>
                </w:rPrChange>
              </w:rPr>
            </w:pPr>
            <w:ins w:id="419" w:author="Author" w:date="2026-07-05T13:34:00Z">
              <w:r w:rsidRPr="004A1522">
                <w:rPr>
                  <w:rPrChange w:id="420" w:author="Author" w:date="2026-07-05T13:34:00Z">
                    <w:rPr/>
                  </w:rPrChange>
                </w:rPr>
                <w:t>City</w:t>
              </w:r>
            </w:ins>
          </w:p>
        </w:tc>
        <w:tc>
          <w:tcPr>
            <w:tcW w:w="0" w:type="auto"/>
            <w:vAlign w:val="center"/>
            <w:hideMark/>
          </w:tcPr>
          <w:p w14:paraId="60C95DB8" w14:textId="77777777" w:rsidR="002E2757" w:rsidRPr="004A1522" w:rsidRDefault="002E2757" w:rsidP="00844733">
            <w:pPr>
              <w:rPr>
                <w:ins w:id="421" w:author="Author" w:date="2026-07-05T13:34:00Z"/>
                <w:rPrChange w:id="422" w:author="Author" w:date="2026-07-05T13:34:00Z">
                  <w:rPr>
                    <w:ins w:id="423" w:author="Author" w:date="2026-07-05T13:34:00Z"/>
                  </w:rPr>
                </w:rPrChange>
              </w:rPr>
            </w:pPr>
            <w:ins w:id="424" w:author="Author" w:date="2026-07-05T13:34:00Z">
              <w:r w:rsidRPr="004A1522">
                <w:rPr>
                  <w:rPrChange w:id="425" w:author="Author" w:date="2026-07-05T13:34:00Z">
                    <w:rPr/>
                  </w:rPrChange>
                </w:rPr>
                <w:t>Customer city</w:t>
              </w:r>
            </w:ins>
          </w:p>
        </w:tc>
      </w:tr>
      <w:tr w:rsidR="002E2757" w:rsidRPr="004A1522" w14:paraId="100D8279" w14:textId="77777777" w:rsidTr="00844733">
        <w:trPr>
          <w:trHeight w:val="449"/>
          <w:tblCellSpacing w:w="15" w:type="dxa"/>
          <w:ins w:id="426" w:author="Author" w:date="2026-07-05T13:34:00Z"/>
        </w:trPr>
        <w:tc>
          <w:tcPr>
            <w:tcW w:w="0" w:type="auto"/>
            <w:vAlign w:val="center"/>
            <w:hideMark/>
          </w:tcPr>
          <w:p w14:paraId="04A6E07B" w14:textId="77777777" w:rsidR="002E2757" w:rsidRPr="004A1522" w:rsidRDefault="002E2757" w:rsidP="00844733">
            <w:pPr>
              <w:rPr>
                <w:ins w:id="427" w:author="Author" w:date="2026-07-05T13:34:00Z"/>
                <w:rPrChange w:id="428" w:author="Author" w:date="2026-07-05T13:34:00Z">
                  <w:rPr>
                    <w:ins w:id="429" w:author="Author" w:date="2026-07-05T13:34:00Z"/>
                  </w:rPr>
                </w:rPrChange>
              </w:rPr>
            </w:pPr>
            <w:ins w:id="430" w:author="Author" w:date="2026-07-05T13:34:00Z">
              <w:r w:rsidRPr="004A1522">
                <w:rPr>
                  <w:rPrChange w:id="431" w:author="Author" w:date="2026-07-05T13:34:00Z">
                    <w:rPr/>
                  </w:rPrChange>
                </w:rPr>
                <w:t>State/Province</w:t>
              </w:r>
            </w:ins>
          </w:p>
        </w:tc>
        <w:tc>
          <w:tcPr>
            <w:tcW w:w="0" w:type="auto"/>
            <w:vAlign w:val="center"/>
            <w:hideMark/>
          </w:tcPr>
          <w:p w14:paraId="10FE8A54" w14:textId="77777777" w:rsidR="002E2757" w:rsidRPr="004A1522" w:rsidRDefault="002E2757" w:rsidP="00844733">
            <w:pPr>
              <w:rPr>
                <w:ins w:id="432" w:author="Author" w:date="2026-07-05T13:34:00Z"/>
                <w:rPrChange w:id="433" w:author="Author" w:date="2026-07-05T13:34:00Z">
                  <w:rPr>
                    <w:ins w:id="434" w:author="Author" w:date="2026-07-05T13:34:00Z"/>
                  </w:rPr>
                </w:rPrChange>
              </w:rPr>
            </w:pPr>
            <w:ins w:id="435" w:author="Author" w:date="2026-07-05T13:34:00Z">
              <w:r w:rsidRPr="004A1522">
                <w:rPr>
                  <w:rPrChange w:id="436" w:author="Author" w:date="2026-07-05T13:34:00Z">
                    <w:rPr/>
                  </w:rPrChange>
                </w:rPr>
                <w:t>Customer state</w:t>
              </w:r>
            </w:ins>
          </w:p>
        </w:tc>
      </w:tr>
      <w:tr w:rsidR="002E2757" w:rsidRPr="004A1522" w14:paraId="6A96C477" w14:textId="77777777" w:rsidTr="00844733">
        <w:trPr>
          <w:trHeight w:val="449"/>
          <w:tblCellSpacing w:w="15" w:type="dxa"/>
          <w:ins w:id="437" w:author="Author" w:date="2026-07-05T13:34:00Z"/>
        </w:trPr>
        <w:tc>
          <w:tcPr>
            <w:tcW w:w="0" w:type="auto"/>
            <w:vAlign w:val="center"/>
            <w:hideMark/>
          </w:tcPr>
          <w:p w14:paraId="71531A25" w14:textId="77777777" w:rsidR="002E2757" w:rsidRPr="004A1522" w:rsidRDefault="002E2757" w:rsidP="00844733">
            <w:pPr>
              <w:rPr>
                <w:ins w:id="438" w:author="Author" w:date="2026-07-05T13:34:00Z"/>
                <w:rPrChange w:id="439" w:author="Author" w:date="2026-07-05T13:34:00Z">
                  <w:rPr>
                    <w:ins w:id="440" w:author="Author" w:date="2026-07-05T13:34:00Z"/>
                  </w:rPr>
                </w:rPrChange>
              </w:rPr>
            </w:pPr>
            <w:ins w:id="441" w:author="Author" w:date="2026-07-05T13:34:00Z">
              <w:r w:rsidRPr="004A1522">
                <w:rPr>
                  <w:rPrChange w:id="442" w:author="Author" w:date="2026-07-05T13:34:00Z">
                    <w:rPr/>
                  </w:rPrChange>
                </w:rPr>
                <w:t>Postal Code</w:t>
              </w:r>
            </w:ins>
          </w:p>
        </w:tc>
        <w:tc>
          <w:tcPr>
            <w:tcW w:w="0" w:type="auto"/>
            <w:vAlign w:val="center"/>
            <w:hideMark/>
          </w:tcPr>
          <w:p w14:paraId="1C1EF481" w14:textId="77777777" w:rsidR="002E2757" w:rsidRPr="004A1522" w:rsidRDefault="002E2757" w:rsidP="00844733">
            <w:pPr>
              <w:rPr>
                <w:ins w:id="443" w:author="Author" w:date="2026-07-05T13:34:00Z"/>
                <w:rPrChange w:id="444" w:author="Author" w:date="2026-07-05T13:34:00Z">
                  <w:rPr>
                    <w:ins w:id="445" w:author="Author" w:date="2026-07-05T13:34:00Z"/>
                  </w:rPr>
                </w:rPrChange>
              </w:rPr>
            </w:pPr>
            <w:ins w:id="446" w:author="Author" w:date="2026-07-05T13:34:00Z">
              <w:r w:rsidRPr="004A1522">
                <w:rPr>
                  <w:rPrChange w:id="447" w:author="Author" w:date="2026-07-05T13:34:00Z">
                    <w:rPr/>
                  </w:rPrChange>
                </w:rPr>
                <w:t>Postal code</w:t>
              </w:r>
            </w:ins>
          </w:p>
        </w:tc>
      </w:tr>
      <w:tr w:rsidR="002E2757" w:rsidRPr="004A1522" w14:paraId="67747297" w14:textId="77777777" w:rsidTr="00844733">
        <w:trPr>
          <w:trHeight w:val="449"/>
          <w:tblCellSpacing w:w="15" w:type="dxa"/>
          <w:ins w:id="448" w:author="Author" w:date="2026-07-05T13:34:00Z"/>
        </w:trPr>
        <w:tc>
          <w:tcPr>
            <w:tcW w:w="0" w:type="auto"/>
            <w:vAlign w:val="center"/>
            <w:hideMark/>
          </w:tcPr>
          <w:p w14:paraId="34FBEDA3" w14:textId="77777777" w:rsidR="002E2757" w:rsidRPr="004A1522" w:rsidRDefault="002E2757" w:rsidP="00844733">
            <w:pPr>
              <w:rPr>
                <w:ins w:id="449" w:author="Author" w:date="2026-07-05T13:34:00Z"/>
                <w:rPrChange w:id="450" w:author="Author" w:date="2026-07-05T13:34:00Z">
                  <w:rPr>
                    <w:ins w:id="451" w:author="Author" w:date="2026-07-05T13:34:00Z"/>
                  </w:rPr>
                </w:rPrChange>
              </w:rPr>
            </w:pPr>
            <w:ins w:id="452" w:author="Author" w:date="2026-07-05T13:34:00Z">
              <w:r w:rsidRPr="004A1522">
                <w:rPr>
                  <w:rPrChange w:id="453" w:author="Author" w:date="2026-07-05T13:34:00Z">
                    <w:rPr/>
                  </w:rPrChange>
                </w:rPr>
                <w:t>Division</w:t>
              </w:r>
            </w:ins>
          </w:p>
        </w:tc>
        <w:tc>
          <w:tcPr>
            <w:tcW w:w="0" w:type="auto"/>
            <w:vAlign w:val="center"/>
            <w:hideMark/>
          </w:tcPr>
          <w:p w14:paraId="3FD848FA" w14:textId="77777777" w:rsidR="002E2757" w:rsidRPr="004A1522" w:rsidRDefault="002E2757" w:rsidP="00844733">
            <w:pPr>
              <w:rPr>
                <w:ins w:id="454" w:author="Author" w:date="2026-07-05T13:34:00Z"/>
                <w:rPrChange w:id="455" w:author="Author" w:date="2026-07-05T13:34:00Z">
                  <w:rPr>
                    <w:ins w:id="456" w:author="Author" w:date="2026-07-05T13:34:00Z"/>
                  </w:rPr>
                </w:rPrChange>
              </w:rPr>
            </w:pPr>
            <w:ins w:id="457" w:author="Author" w:date="2026-07-05T13:34:00Z">
              <w:r w:rsidRPr="004A1522">
                <w:rPr>
                  <w:rPrChange w:id="458" w:author="Author" w:date="2026-07-05T13:34:00Z">
                    <w:rPr/>
                  </w:rPrChange>
                </w:rPr>
                <w:t>Product division</w:t>
              </w:r>
            </w:ins>
          </w:p>
        </w:tc>
      </w:tr>
      <w:tr w:rsidR="002E2757" w:rsidRPr="004A1522" w14:paraId="2DDD3E7A" w14:textId="77777777" w:rsidTr="00844733">
        <w:trPr>
          <w:trHeight w:val="449"/>
          <w:tblCellSpacing w:w="15" w:type="dxa"/>
          <w:ins w:id="459" w:author="Author" w:date="2026-07-05T13:34:00Z"/>
        </w:trPr>
        <w:tc>
          <w:tcPr>
            <w:tcW w:w="0" w:type="auto"/>
            <w:vAlign w:val="center"/>
            <w:hideMark/>
          </w:tcPr>
          <w:p w14:paraId="795CE78A" w14:textId="77777777" w:rsidR="002E2757" w:rsidRPr="004A1522" w:rsidRDefault="002E2757" w:rsidP="00844733">
            <w:pPr>
              <w:rPr>
                <w:ins w:id="460" w:author="Author" w:date="2026-07-05T13:34:00Z"/>
                <w:rPrChange w:id="461" w:author="Author" w:date="2026-07-05T13:34:00Z">
                  <w:rPr>
                    <w:ins w:id="462" w:author="Author" w:date="2026-07-05T13:34:00Z"/>
                  </w:rPr>
                </w:rPrChange>
              </w:rPr>
            </w:pPr>
            <w:ins w:id="463" w:author="Author" w:date="2026-07-05T13:34:00Z">
              <w:r w:rsidRPr="004A1522">
                <w:rPr>
                  <w:rPrChange w:id="464" w:author="Author" w:date="2026-07-05T13:34:00Z">
                    <w:rPr/>
                  </w:rPrChange>
                </w:rPr>
                <w:t>Region</w:t>
              </w:r>
            </w:ins>
          </w:p>
        </w:tc>
        <w:tc>
          <w:tcPr>
            <w:tcW w:w="0" w:type="auto"/>
            <w:vAlign w:val="center"/>
            <w:hideMark/>
          </w:tcPr>
          <w:p w14:paraId="7C2B8D6B" w14:textId="77777777" w:rsidR="002E2757" w:rsidRPr="004A1522" w:rsidRDefault="002E2757" w:rsidP="00844733">
            <w:pPr>
              <w:rPr>
                <w:ins w:id="465" w:author="Author" w:date="2026-07-05T13:34:00Z"/>
                <w:rPrChange w:id="466" w:author="Author" w:date="2026-07-05T13:34:00Z">
                  <w:rPr>
                    <w:ins w:id="467" w:author="Author" w:date="2026-07-05T13:34:00Z"/>
                  </w:rPr>
                </w:rPrChange>
              </w:rPr>
            </w:pPr>
            <w:ins w:id="468" w:author="Author" w:date="2026-07-05T13:34:00Z">
              <w:r w:rsidRPr="004A1522">
                <w:rPr>
                  <w:rPrChange w:id="469" w:author="Author" w:date="2026-07-05T13:34:00Z">
                    <w:rPr/>
                  </w:rPrChange>
                </w:rPr>
                <w:t>Sales region</w:t>
              </w:r>
            </w:ins>
          </w:p>
        </w:tc>
      </w:tr>
      <w:tr w:rsidR="002E2757" w:rsidRPr="004A1522" w14:paraId="40BEBE21" w14:textId="77777777" w:rsidTr="00844733">
        <w:trPr>
          <w:trHeight w:val="449"/>
          <w:tblCellSpacing w:w="15" w:type="dxa"/>
          <w:ins w:id="470" w:author="Author" w:date="2026-07-05T13:34:00Z"/>
        </w:trPr>
        <w:tc>
          <w:tcPr>
            <w:tcW w:w="0" w:type="auto"/>
            <w:vAlign w:val="center"/>
            <w:hideMark/>
          </w:tcPr>
          <w:p w14:paraId="1BB2AADC" w14:textId="77777777" w:rsidR="002E2757" w:rsidRPr="004A1522" w:rsidRDefault="002E2757" w:rsidP="00844733">
            <w:pPr>
              <w:rPr>
                <w:ins w:id="471" w:author="Author" w:date="2026-07-05T13:34:00Z"/>
                <w:rPrChange w:id="472" w:author="Author" w:date="2026-07-05T13:34:00Z">
                  <w:rPr>
                    <w:ins w:id="473" w:author="Author" w:date="2026-07-05T13:34:00Z"/>
                  </w:rPr>
                </w:rPrChange>
              </w:rPr>
            </w:pPr>
            <w:ins w:id="474" w:author="Author" w:date="2026-07-05T13:34:00Z">
              <w:r w:rsidRPr="004A1522">
                <w:rPr>
                  <w:rPrChange w:id="475" w:author="Author" w:date="2026-07-05T13:34:00Z">
                    <w:rPr/>
                  </w:rPrChange>
                </w:rPr>
                <w:t>Product ID</w:t>
              </w:r>
            </w:ins>
          </w:p>
        </w:tc>
        <w:tc>
          <w:tcPr>
            <w:tcW w:w="0" w:type="auto"/>
            <w:vAlign w:val="center"/>
            <w:hideMark/>
          </w:tcPr>
          <w:p w14:paraId="305179E9" w14:textId="77777777" w:rsidR="002E2757" w:rsidRPr="004A1522" w:rsidRDefault="002E2757" w:rsidP="00844733">
            <w:pPr>
              <w:rPr>
                <w:ins w:id="476" w:author="Author" w:date="2026-07-05T13:34:00Z"/>
                <w:rPrChange w:id="477" w:author="Author" w:date="2026-07-05T13:34:00Z">
                  <w:rPr>
                    <w:ins w:id="478" w:author="Author" w:date="2026-07-05T13:34:00Z"/>
                  </w:rPr>
                </w:rPrChange>
              </w:rPr>
            </w:pPr>
            <w:ins w:id="479" w:author="Author" w:date="2026-07-05T13:34:00Z">
              <w:r w:rsidRPr="004A1522">
                <w:rPr>
                  <w:rPrChange w:id="480" w:author="Author" w:date="2026-07-05T13:34:00Z">
                    <w:rPr/>
                  </w:rPrChange>
                </w:rPr>
                <w:t>Unique product identifier</w:t>
              </w:r>
            </w:ins>
          </w:p>
        </w:tc>
      </w:tr>
      <w:tr w:rsidR="002E2757" w:rsidRPr="004A1522" w14:paraId="187F27AC" w14:textId="77777777" w:rsidTr="00844733">
        <w:trPr>
          <w:trHeight w:val="449"/>
          <w:tblCellSpacing w:w="15" w:type="dxa"/>
          <w:ins w:id="481" w:author="Author" w:date="2026-07-05T13:34:00Z"/>
        </w:trPr>
        <w:tc>
          <w:tcPr>
            <w:tcW w:w="0" w:type="auto"/>
            <w:vAlign w:val="center"/>
            <w:hideMark/>
          </w:tcPr>
          <w:p w14:paraId="7090D3B3" w14:textId="77777777" w:rsidR="002E2757" w:rsidRPr="004A1522" w:rsidRDefault="002E2757" w:rsidP="00844733">
            <w:pPr>
              <w:rPr>
                <w:ins w:id="482" w:author="Author" w:date="2026-07-05T13:34:00Z"/>
                <w:rPrChange w:id="483" w:author="Author" w:date="2026-07-05T13:34:00Z">
                  <w:rPr>
                    <w:ins w:id="484" w:author="Author" w:date="2026-07-05T13:34:00Z"/>
                  </w:rPr>
                </w:rPrChange>
              </w:rPr>
            </w:pPr>
            <w:ins w:id="485" w:author="Author" w:date="2026-07-05T13:34:00Z">
              <w:r w:rsidRPr="004A1522">
                <w:rPr>
                  <w:rPrChange w:id="486" w:author="Author" w:date="2026-07-05T13:34:00Z">
                    <w:rPr/>
                  </w:rPrChange>
                </w:rPr>
                <w:t>Product Name</w:t>
              </w:r>
            </w:ins>
          </w:p>
        </w:tc>
        <w:tc>
          <w:tcPr>
            <w:tcW w:w="0" w:type="auto"/>
            <w:vAlign w:val="center"/>
            <w:hideMark/>
          </w:tcPr>
          <w:p w14:paraId="7F166073" w14:textId="77777777" w:rsidR="002E2757" w:rsidRPr="004A1522" w:rsidRDefault="002E2757" w:rsidP="00844733">
            <w:pPr>
              <w:rPr>
                <w:ins w:id="487" w:author="Author" w:date="2026-07-05T13:34:00Z"/>
                <w:rPrChange w:id="488" w:author="Author" w:date="2026-07-05T13:34:00Z">
                  <w:rPr>
                    <w:ins w:id="489" w:author="Author" w:date="2026-07-05T13:34:00Z"/>
                  </w:rPr>
                </w:rPrChange>
              </w:rPr>
            </w:pPr>
            <w:ins w:id="490" w:author="Author" w:date="2026-07-05T13:34:00Z">
              <w:r w:rsidRPr="004A1522">
                <w:rPr>
                  <w:rPrChange w:id="491" w:author="Author" w:date="2026-07-05T13:34:00Z">
                    <w:rPr/>
                  </w:rPrChange>
                </w:rPr>
                <w:t>Product description</w:t>
              </w:r>
            </w:ins>
          </w:p>
        </w:tc>
      </w:tr>
      <w:tr w:rsidR="002E2757" w:rsidRPr="004A1522" w14:paraId="632D2906" w14:textId="77777777" w:rsidTr="00844733">
        <w:trPr>
          <w:trHeight w:val="449"/>
          <w:tblCellSpacing w:w="15" w:type="dxa"/>
          <w:ins w:id="492" w:author="Author" w:date="2026-07-05T13:34:00Z"/>
        </w:trPr>
        <w:tc>
          <w:tcPr>
            <w:tcW w:w="0" w:type="auto"/>
            <w:vAlign w:val="center"/>
            <w:hideMark/>
          </w:tcPr>
          <w:p w14:paraId="6121A9C1" w14:textId="77777777" w:rsidR="002E2757" w:rsidRPr="004A1522" w:rsidRDefault="002E2757" w:rsidP="00844733">
            <w:pPr>
              <w:rPr>
                <w:ins w:id="493" w:author="Author" w:date="2026-07-05T13:34:00Z"/>
                <w:rPrChange w:id="494" w:author="Author" w:date="2026-07-05T13:34:00Z">
                  <w:rPr>
                    <w:ins w:id="495" w:author="Author" w:date="2026-07-05T13:34:00Z"/>
                  </w:rPr>
                </w:rPrChange>
              </w:rPr>
            </w:pPr>
            <w:ins w:id="496" w:author="Author" w:date="2026-07-05T13:34:00Z">
              <w:r w:rsidRPr="004A1522">
                <w:rPr>
                  <w:rPrChange w:id="497" w:author="Author" w:date="2026-07-05T13:34:00Z">
                    <w:rPr/>
                  </w:rPrChange>
                </w:rPr>
                <w:t>Sales</w:t>
              </w:r>
            </w:ins>
          </w:p>
        </w:tc>
        <w:tc>
          <w:tcPr>
            <w:tcW w:w="0" w:type="auto"/>
            <w:vAlign w:val="center"/>
            <w:hideMark/>
          </w:tcPr>
          <w:p w14:paraId="637A3AC3" w14:textId="77777777" w:rsidR="002E2757" w:rsidRPr="004A1522" w:rsidRDefault="002E2757" w:rsidP="00844733">
            <w:pPr>
              <w:rPr>
                <w:ins w:id="498" w:author="Author" w:date="2026-07-05T13:34:00Z"/>
                <w:rPrChange w:id="499" w:author="Author" w:date="2026-07-05T13:34:00Z">
                  <w:rPr>
                    <w:ins w:id="500" w:author="Author" w:date="2026-07-05T13:34:00Z"/>
                  </w:rPr>
                </w:rPrChange>
              </w:rPr>
            </w:pPr>
            <w:ins w:id="501" w:author="Author" w:date="2026-07-05T13:34:00Z">
              <w:r w:rsidRPr="004A1522">
                <w:rPr>
                  <w:rPrChange w:id="502" w:author="Author" w:date="2026-07-05T13:34:00Z">
                    <w:rPr/>
                  </w:rPrChange>
                </w:rPr>
                <w:t>Total sales value</w:t>
              </w:r>
            </w:ins>
          </w:p>
        </w:tc>
      </w:tr>
      <w:tr w:rsidR="002E2757" w:rsidRPr="004A1522" w14:paraId="2D6B0EC3" w14:textId="77777777" w:rsidTr="00844733">
        <w:trPr>
          <w:trHeight w:val="449"/>
          <w:tblCellSpacing w:w="15" w:type="dxa"/>
          <w:ins w:id="503" w:author="Author" w:date="2026-07-05T13:34:00Z"/>
        </w:trPr>
        <w:tc>
          <w:tcPr>
            <w:tcW w:w="0" w:type="auto"/>
            <w:vAlign w:val="center"/>
            <w:hideMark/>
          </w:tcPr>
          <w:p w14:paraId="568BB161" w14:textId="77777777" w:rsidR="002E2757" w:rsidRPr="004A1522" w:rsidRDefault="002E2757" w:rsidP="00844733">
            <w:pPr>
              <w:rPr>
                <w:ins w:id="504" w:author="Author" w:date="2026-07-05T13:34:00Z"/>
                <w:rPrChange w:id="505" w:author="Author" w:date="2026-07-05T13:34:00Z">
                  <w:rPr>
                    <w:ins w:id="506" w:author="Author" w:date="2026-07-05T13:34:00Z"/>
                  </w:rPr>
                </w:rPrChange>
              </w:rPr>
            </w:pPr>
            <w:ins w:id="507" w:author="Author" w:date="2026-07-05T13:34:00Z">
              <w:r w:rsidRPr="004A1522">
                <w:rPr>
                  <w:rPrChange w:id="508" w:author="Author" w:date="2026-07-05T13:34:00Z">
                    <w:rPr/>
                  </w:rPrChange>
                </w:rPr>
                <w:t>Units</w:t>
              </w:r>
            </w:ins>
          </w:p>
        </w:tc>
        <w:tc>
          <w:tcPr>
            <w:tcW w:w="0" w:type="auto"/>
            <w:vAlign w:val="center"/>
            <w:hideMark/>
          </w:tcPr>
          <w:p w14:paraId="4820CD26" w14:textId="77777777" w:rsidR="002E2757" w:rsidRPr="004A1522" w:rsidRDefault="002E2757" w:rsidP="00844733">
            <w:pPr>
              <w:rPr>
                <w:ins w:id="509" w:author="Author" w:date="2026-07-05T13:34:00Z"/>
                <w:rPrChange w:id="510" w:author="Author" w:date="2026-07-05T13:34:00Z">
                  <w:rPr>
                    <w:ins w:id="511" w:author="Author" w:date="2026-07-05T13:34:00Z"/>
                  </w:rPr>
                </w:rPrChange>
              </w:rPr>
            </w:pPr>
            <w:ins w:id="512" w:author="Author" w:date="2026-07-05T13:34:00Z">
              <w:r w:rsidRPr="004A1522">
                <w:rPr>
                  <w:rPrChange w:id="513" w:author="Author" w:date="2026-07-05T13:34:00Z">
                    <w:rPr/>
                  </w:rPrChange>
                </w:rPr>
                <w:t>Quantity sold</w:t>
              </w:r>
            </w:ins>
          </w:p>
        </w:tc>
      </w:tr>
      <w:tr w:rsidR="002E2757" w:rsidRPr="004A1522" w14:paraId="22228633" w14:textId="77777777" w:rsidTr="00844733">
        <w:trPr>
          <w:trHeight w:val="449"/>
          <w:tblCellSpacing w:w="15" w:type="dxa"/>
          <w:ins w:id="514" w:author="Author" w:date="2026-07-05T13:34:00Z"/>
        </w:trPr>
        <w:tc>
          <w:tcPr>
            <w:tcW w:w="0" w:type="auto"/>
            <w:vAlign w:val="center"/>
            <w:hideMark/>
          </w:tcPr>
          <w:p w14:paraId="7F220E27" w14:textId="77777777" w:rsidR="002E2757" w:rsidRPr="004A1522" w:rsidRDefault="002E2757" w:rsidP="00844733">
            <w:pPr>
              <w:rPr>
                <w:ins w:id="515" w:author="Author" w:date="2026-07-05T13:34:00Z"/>
                <w:rPrChange w:id="516" w:author="Author" w:date="2026-07-05T13:34:00Z">
                  <w:rPr>
                    <w:ins w:id="517" w:author="Author" w:date="2026-07-05T13:34:00Z"/>
                  </w:rPr>
                </w:rPrChange>
              </w:rPr>
            </w:pPr>
            <w:ins w:id="518" w:author="Author" w:date="2026-07-05T13:34:00Z">
              <w:r w:rsidRPr="004A1522">
                <w:rPr>
                  <w:rPrChange w:id="519" w:author="Author" w:date="2026-07-05T13:34:00Z">
                    <w:rPr/>
                  </w:rPrChange>
                </w:rPr>
                <w:t>Gross Profit</w:t>
              </w:r>
            </w:ins>
          </w:p>
        </w:tc>
        <w:tc>
          <w:tcPr>
            <w:tcW w:w="0" w:type="auto"/>
            <w:vAlign w:val="center"/>
            <w:hideMark/>
          </w:tcPr>
          <w:p w14:paraId="5885DAAA" w14:textId="77777777" w:rsidR="002E2757" w:rsidRPr="004A1522" w:rsidRDefault="002E2757" w:rsidP="00844733">
            <w:pPr>
              <w:rPr>
                <w:ins w:id="520" w:author="Author" w:date="2026-07-05T13:34:00Z"/>
                <w:rPrChange w:id="521" w:author="Author" w:date="2026-07-05T13:34:00Z">
                  <w:rPr>
                    <w:ins w:id="522" w:author="Author" w:date="2026-07-05T13:34:00Z"/>
                  </w:rPr>
                </w:rPrChange>
              </w:rPr>
            </w:pPr>
            <w:ins w:id="523" w:author="Author" w:date="2026-07-05T13:34:00Z">
              <w:r w:rsidRPr="004A1522">
                <w:rPr>
                  <w:rPrChange w:id="524" w:author="Author" w:date="2026-07-05T13:34:00Z">
                    <w:rPr/>
                  </w:rPrChange>
                </w:rPr>
                <w:t>Sales minus manufacturing cost</w:t>
              </w:r>
            </w:ins>
          </w:p>
        </w:tc>
      </w:tr>
      <w:tr w:rsidR="002E2757" w:rsidRPr="004A1522" w14:paraId="5CB6E136" w14:textId="77777777" w:rsidTr="00844733">
        <w:trPr>
          <w:trHeight w:val="439"/>
          <w:tblCellSpacing w:w="15" w:type="dxa"/>
          <w:ins w:id="525" w:author="Author" w:date="2026-07-05T13:34:00Z"/>
        </w:trPr>
        <w:tc>
          <w:tcPr>
            <w:tcW w:w="0" w:type="auto"/>
            <w:vAlign w:val="center"/>
            <w:hideMark/>
          </w:tcPr>
          <w:p w14:paraId="21830F39" w14:textId="77777777" w:rsidR="002E2757" w:rsidRPr="004A1522" w:rsidRDefault="002E2757" w:rsidP="00844733">
            <w:pPr>
              <w:rPr>
                <w:ins w:id="526" w:author="Author" w:date="2026-07-05T13:34:00Z"/>
                <w:rPrChange w:id="527" w:author="Author" w:date="2026-07-05T13:34:00Z">
                  <w:rPr>
                    <w:ins w:id="528" w:author="Author" w:date="2026-07-05T13:34:00Z"/>
                  </w:rPr>
                </w:rPrChange>
              </w:rPr>
            </w:pPr>
            <w:ins w:id="529" w:author="Author" w:date="2026-07-05T13:34:00Z">
              <w:r w:rsidRPr="004A1522">
                <w:rPr>
                  <w:rPrChange w:id="530" w:author="Author" w:date="2026-07-05T13:34:00Z">
                    <w:rPr/>
                  </w:rPrChange>
                </w:rPr>
                <w:t>Cost</w:t>
              </w:r>
            </w:ins>
          </w:p>
        </w:tc>
        <w:tc>
          <w:tcPr>
            <w:tcW w:w="0" w:type="auto"/>
            <w:vAlign w:val="center"/>
            <w:hideMark/>
          </w:tcPr>
          <w:p w14:paraId="3BEBB621" w14:textId="77777777" w:rsidR="002E2757" w:rsidRPr="004A1522" w:rsidRDefault="002E2757" w:rsidP="00844733">
            <w:pPr>
              <w:rPr>
                <w:ins w:id="531" w:author="Author" w:date="2026-07-05T13:34:00Z"/>
                <w:rPrChange w:id="532" w:author="Author" w:date="2026-07-05T13:34:00Z">
                  <w:rPr>
                    <w:ins w:id="533" w:author="Author" w:date="2026-07-05T13:34:00Z"/>
                  </w:rPr>
                </w:rPrChange>
              </w:rPr>
            </w:pPr>
            <w:ins w:id="534" w:author="Author" w:date="2026-07-05T13:34:00Z">
              <w:r w:rsidRPr="004A1522">
                <w:rPr>
                  <w:rPrChange w:id="535" w:author="Author" w:date="2026-07-05T13:34:00Z">
                    <w:rPr/>
                  </w:rPrChange>
                </w:rPr>
                <w:t>Manufacturing cost</w:t>
              </w:r>
            </w:ins>
          </w:p>
        </w:tc>
      </w:tr>
    </w:tbl>
    <w:p w14:paraId="7C31A77A" w14:textId="20FFC373" w:rsidR="00FB2810" w:rsidRPr="004A1522" w:rsidDel="002E2757" w:rsidRDefault="001903FB">
      <w:pPr>
        <w:pStyle w:val="BodyTextIndent"/>
        <w:rPr>
          <w:del w:id="536" w:author="Author" w:date="2026-07-05T13:34:00Z"/>
          <w:rPrChange w:id="537" w:author="Author" w:date="2026-07-05T13:34:00Z">
            <w:rPr>
              <w:del w:id="538" w:author="Author" w:date="2026-07-05T13:34:00Z"/>
            </w:rPr>
          </w:rPrChange>
        </w:rPr>
      </w:pPr>
      <w:del w:id="539" w:author="Author" w:date="2026-07-05T13:34:00Z">
        <w:r w:rsidRPr="004A1522" w:rsidDel="002E2757">
          <w:rPr>
            <w:rPrChange w:id="540" w:author="Author" w:date="2026-07-05T13:34:00Z">
              <w:rPr/>
            </w:rPrChange>
          </w:rPr>
          <w:delText>W</w:delText>
        </w:r>
        <w:r w:rsidRPr="004A1522" w:rsidDel="002E2757">
          <w:rPr>
            <w:rPrChange w:id="541" w:author="Author" w:date="2026-07-05T13:34:00Z">
              <w:rPr/>
            </w:rPrChange>
          </w:rPr>
          <w:delText>herever Times is specified, Times R</w:delText>
        </w:r>
        <w:r w:rsidRPr="004A1522" w:rsidDel="002E2757">
          <w:rPr>
            <w:rPrChange w:id="542" w:author="Author" w:date="2026-07-05T13:34:00Z">
              <w:rPr/>
            </w:rPrChange>
          </w:rPr>
          <w:delText>oman or New Times Roman may be used.</w:delText>
        </w:r>
      </w:del>
    </w:p>
    <w:p w14:paraId="17F2F3C0" w14:textId="215C8496" w:rsidR="00FB2810" w:rsidRPr="004A1522" w:rsidDel="002E2757" w:rsidRDefault="001903FB">
      <w:pPr>
        <w:pStyle w:val="Heading2"/>
        <w:rPr>
          <w:del w:id="543" w:author="Author" w:date="2026-07-05T13:34:00Z"/>
          <w:rPrChange w:id="544" w:author="Author" w:date="2026-07-05T13:34:00Z">
            <w:rPr>
              <w:del w:id="545" w:author="Author" w:date="2026-07-05T13:34:00Z"/>
            </w:rPr>
          </w:rPrChange>
        </w:rPr>
      </w:pPr>
      <w:del w:id="546" w:author="Author" w:date="2026-07-05T13:34:00Z">
        <w:r w:rsidRPr="004A1522" w:rsidDel="002E2757">
          <w:rPr>
            <w:rPrChange w:id="547" w:author="Author" w:date="2026-07-05T13:34:00Z">
              <w:rPr/>
            </w:rPrChange>
          </w:rPr>
          <w:delText>I.  Main text</w:delText>
        </w:r>
      </w:del>
    </w:p>
    <w:p w14:paraId="5E7DCD1D" w14:textId="758A9374" w:rsidR="00FB2810" w:rsidRDefault="001903FB">
      <w:pPr>
        <w:pStyle w:val="BodyTextIndent"/>
        <w:rPr>
          <w:ins w:id="548" w:author="Author" w:date="2026-07-05T13:35:00Z"/>
        </w:rPr>
      </w:pPr>
      <w:del w:id="549" w:author="Author" w:date="2026-07-05T13:34:00Z">
        <w:r w:rsidRPr="004A1522" w:rsidDel="002E2757">
          <w:rPr>
            <w:rPrChange w:id="550" w:author="Author" w:date="2026-07-05T13:34:00Z">
              <w:rPr/>
            </w:rPrChange>
          </w:rPr>
          <w:delText>Type your main text in 10-point Times, single-spaced. Do not use double-spacing. All paragraphs should be indented 1 pica (approximately 1/6- or 0.17-inch or 0.422 cm). Be sure your text is fully justified</w:delText>
        </w:r>
        <w:r w:rsidRPr="004A1522" w:rsidDel="002E2757">
          <w:rPr>
            <w:rPrChange w:id="551" w:author="Author" w:date="2026-07-05T13:34:00Z">
              <w:rPr/>
            </w:rPrChange>
          </w:rPr>
          <w:delText>—that is, flush left and flush right at the same time. Sentences should be separated by one space only. Do not place any additional blank lines between paragraphs. Apply Body Text Indent style. Do not modify the styles used in this template</w:delText>
        </w:r>
      </w:del>
      <w:r w:rsidRPr="004A1522">
        <w:rPr>
          <w:rPrChange w:id="552" w:author="Author" w:date="2026-07-05T13:34:00Z">
            <w:rPr/>
          </w:rPrChange>
        </w:rPr>
        <w:t>.</w:t>
      </w:r>
    </w:p>
    <w:p w14:paraId="6047D122" w14:textId="5990B009" w:rsidR="002E2757" w:rsidRPr="004A1522" w:rsidRDefault="002E2757" w:rsidP="004A1522">
      <w:pPr>
        <w:pStyle w:val="BodyTextIndent"/>
        <w:jc w:val="center"/>
        <w:rPr>
          <w:rPrChange w:id="553" w:author="Author" w:date="2026-07-05T13:34:00Z">
            <w:rPr/>
          </w:rPrChange>
        </w:rPr>
        <w:pPrChange w:id="554" w:author="Author" w:date="2026-07-05T13:35:00Z">
          <w:pPr>
            <w:pStyle w:val="BodyTextIndent"/>
          </w:pPr>
        </w:pPrChange>
      </w:pPr>
      <w:ins w:id="555" w:author="Author" w:date="2026-07-05T13:35:00Z">
        <w:r>
          <w:t>RESEARCH METHODOLOGY</w:t>
        </w:r>
      </w:ins>
    </w:p>
    <w:p w14:paraId="26753A03" w14:textId="6B5B1D60" w:rsidR="002E2757" w:rsidRPr="004A1522" w:rsidRDefault="002E2757" w:rsidP="004A1522">
      <w:pPr>
        <w:pStyle w:val="pdq2pgselectionanchorcontainer"/>
        <w:rPr>
          <w:ins w:id="556" w:author="Author" w:date="2026-07-05T13:36:00Z"/>
          <w:sz w:val="20"/>
          <w:szCs w:val="20"/>
          <w:rPrChange w:id="557" w:author="Author" w:date="2026-07-05T13:36:00Z">
            <w:rPr>
              <w:ins w:id="558" w:author="Author" w:date="2026-07-05T13:36:00Z"/>
            </w:rPr>
          </w:rPrChange>
        </w:rPr>
        <w:pPrChange w:id="559" w:author="Author" w:date="2026-07-05T13:36:00Z">
          <w:pPr>
            <w:pStyle w:val="Heading2"/>
          </w:pPr>
        </w:pPrChange>
      </w:pPr>
      <w:ins w:id="560" w:author="Author" w:date="2026-07-05T13:36:00Z">
        <w:r w:rsidRPr="004A1522">
          <w:rPr>
            <w:sz w:val="20"/>
            <w:szCs w:val="20"/>
            <w:rPrChange w:id="561" w:author="Author" w:date="2026-07-05T13:36:00Z">
              <w:rPr/>
            </w:rPrChange>
          </w:rPr>
          <w:t>The overall methodology followed in this research consists of five major stages.</w:t>
        </w:r>
      </w:ins>
    </w:p>
    <w:p w14:paraId="1B32AC80" w14:textId="58CF67F5" w:rsidR="00FB2810" w:rsidDel="002E2757" w:rsidRDefault="002E2757">
      <w:pPr>
        <w:pStyle w:val="BodyTextIndent"/>
        <w:rPr>
          <w:del w:id="562" w:author="Author" w:date="2026-07-05T13:36:00Z"/>
        </w:rPr>
      </w:pPr>
      <w:ins w:id="563" w:author="Author" w:date="2026-07-05T13:36:00Z">
        <w:r>
          <w:t>A. Data Collection</w:t>
        </w:r>
      </w:ins>
      <w:del w:id="564" w:author="Author" w:date="2026-07-05T13:36:00Z">
        <w:r w:rsidR="001903FB" w:rsidDel="002E2757">
          <w:delText xml:space="preserve"> II.  Figures </w:delText>
        </w:r>
        <w:r w:rsidR="001903FB" w:rsidDel="002E2757">
          <w:delText>and tables</w:delText>
        </w:r>
      </w:del>
    </w:p>
    <w:p w14:paraId="27D3FB8C" w14:textId="77777777" w:rsidR="002E2757" w:rsidRDefault="002E2757">
      <w:pPr>
        <w:pStyle w:val="Heading2"/>
        <w:rPr>
          <w:ins w:id="565" w:author="Author" w:date="2026-07-05T13:36:00Z"/>
        </w:rPr>
      </w:pPr>
    </w:p>
    <w:p w14:paraId="52F05DB9" w14:textId="251AB4E7" w:rsidR="002E2757" w:rsidRDefault="002E2757">
      <w:pPr>
        <w:pStyle w:val="BodyTextIndent"/>
        <w:rPr>
          <w:ins w:id="566" w:author="Author" w:date="2026-07-05T13:37:00Z"/>
        </w:rPr>
      </w:pPr>
      <w:ins w:id="567" w:author="Author" w:date="2026-07-05T13:36:00Z">
        <w:r>
          <w:t>The Nassau Candy Distributor dataset was provided as a CSV file containing historical business transactions.</w:t>
        </w:r>
      </w:ins>
    </w:p>
    <w:p w14:paraId="0C9AC1C3" w14:textId="28080007" w:rsidR="002E2757" w:rsidRDefault="002E2757">
      <w:pPr>
        <w:pStyle w:val="BodyTextIndent"/>
        <w:rPr>
          <w:ins w:id="568" w:author="Author" w:date="2026-07-05T13:37:00Z"/>
        </w:rPr>
      </w:pPr>
    </w:p>
    <w:p w14:paraId="55F5CA22" w14:textId="51586007" w:rsidR="002E2757" w:rsidRDefault="002E2757">
      <w:pPr>
        <w:pStyle w:val="BodyTextIndent"/>
        <w:rPr>
          <w:ins w:id="569" w:author="Author" w:date="2026-07-05T13:37:00Z"/>
        </w:rPr>
      </w:pPr>
    </w:p>
    <w:p w14:paraId="4668D90A" w14:textId="77777777" w:rsidR="002E2757" w:rsidRDefault="002E2757">
      <w:pPr>
        <w:pStyle w:val="BodyTextIndent"/>
        <w:rPr>
          <w:ins w:id="570" w:author="Author" w:date="2026-07-05T13:37:00Z"/>
        </w:rPr>
      </w:pPr>
    </w:p>
    <w:p w14:paraId="7533C7B3" w14:textId="4651333D" w:rsidR="002E2757" w:rsidRDefault="002E2757" w:rsidP="004A1522">
      <w:pPr>
        <w:pStyle w:val="BodyTextIndent"/>
        <w:ind w:firstLine="0"/>
        <w:rPr>
          <w:ins w:id="571" w:author="Author" w:date="2026-07-05T13:36:00Z"/>
        </w:rPr>
        <w:pPrChange w:id="572" w:author="Author" w:date="2026-07-05T13:37:00Z">
          <w:pPr>
            <w:pStyle w:val="BodyTextIndent"/>
          </w:pPr>
        </w:pPrChange>
      </w:pPr>
      <w:ins w:id="573" w:author="Author" w:date="2026-07-05T13:37:00Z">
        <w:r>
          <w:lastRenderedPageBreak/>
          <w:t>B. Data Cleaning</w:t>
        </w:r>
      </w:ins>
    </w:p>
    <w:p w14:paraId="4D47DEF8" w14:textId="77777777" w:rsidR="002E2757" w:rsidRDefault="001903FB" w:rsidP="002E2757">
      <w:pPr>
        <w:pStyle w:val="Heading2"/>
        <w:rPr>
          <w:ins w:id="574" w:author="Author" w:date="2026-07-05T13:38:00Z"/>
        </w:rPr>
      </w:pPr>
      <w:del w:id="575" w:author="Author" w:date="2026-07-05T13:36:00Z">
        <w:r w:rsidDel="002E2757">
          <w:delText xml:space="preserve">Figure and table captions should be 10-point Times, small caps, left-justified (“Caption” in the Styles menu of this document). Initially capitalize only the first word of each figure caption and table title. Figures and tables must be </w:delText>
        </w:r>
        <w:r w:rsidDel="002E2757">
          <w:delText>numbered separately. For example: “</w:delText>
        </w:r>
        <w:r w:rsidDel="002E2757">
          <w:rPr>
            <w:smallCaps/>
          </w:rPr>
          <w:delText xml:space="preserve">Figure 1. </w:delText>
        </w:r>
      </w:del>
      <w:ins w:id="576" w:author="Author" w:date="2026-07-05T13:37:00Z">
        <w:r w:rsidR="002E2757">
          <w:t>Data cleaning involved removing missing values, correcting inconsistent data types, converting date columns into datetime format, and validating numerical attributes.</w:t>
        </w:r>
      </w:ins>
    </w:p>
    <w:p w14:paraId="16F270BB" w14:textId="5CA1FBDB" w:rsidR="002E2757" w:rsidRDefault="001903FB" w:rsidP="002E2757">
      <w:pPr>
        <w:pStyle w:val="Heading2"/>
        <w:rPr>
          <w:ins w:id="577" w:author="Author" w:date="2026-07-05T13:38:00Z"/>
          <w:lang w:val="en-GB" w:eastAsia="en-GB"/>
        </w:rPr>
      </w:pPr>
      <w:del w:id="578" w:author="Author" w:date="2026-07-05T13:37:00Z">
        <w:r w:rsidDel="002E2757">
          <w:rPr>
            <w:smallCaps/>
          </w:rPr>
          <w:delText>Database contexts</w:delText>
        </w:r>
        <w:r w:rsidDel="002E2757">
          <w:delText>,” “</w:delText>
        </w:r>
        <w:r w:rsidDel="002E2757">
          <w:rPr>
            <w:smallCaps/>
          </w:rPr>
          <w:delText>Table 1. Input data</w:delText>
        </w:r>
        <w:r w:rsidDel="002E2757">
          <w:delText xml:space="preserve">.” If a figure or table was not originated by the author, credit must be </w:delText>
        </w:r>
      </w:del>
      <w:ins w:id="579" w:author="Author" w:date="2026-07-05T13:38:00Z">
        <w:r w:rsidR="002E2757">
          <w:t>C. Feature Engineering</w:t>
        </w:r>
      </w:ins>
    </w:p>
    <w:p w14:paraId="6DDB850E" w14:textId="77777777" w:rsidR="002E2757" w:rsidRPr="004A1522" w:rsidRDefault="002E2757" w:rsidP="002E2757">
      <w:pPr>
        <w:pStyle w:val="NormalWeb"/>
        <w:rPr>
          <w:ins w:id="580" w:author="Author" w:date="2026-07-05T13:38:00Z"/>
          <w:sz w:val="20"/>
          <w:szCs w:val="20"/>
          <w:rPrChange w:id="581" w:author="Author" w:date="2026-07-05T13:38:00Z">
            <w:rPr>
              <w:ins w:id="582" w:author="Author" w:date="2026-07-05T13:38:00Z"/>
            </w:rPr>
          </w:rPrChange>
        </w:rPr>
      </w:pPr>
      <w:ins w:id="583" w:author="Author" w:date="2026-07-05T13:38:00Z">
        <w:r w:rsidRPr="004A1522">
          <w:rPr>
            <w:sz w:val="20"/>
            <w:szCs w:val="20"/>
            <w:rPrChange w:id="584" w:author="Author" w:date="2026-07-05T13:38:00Z">
              <w:rPr/>
            </w:rPrChange>
          </w:rPr>
          <w:t>Additional business metrics were created to improve analytical capability, including:</w:t>
        </w:r>
      </w:ins>
    </w:p>
    <w:p w14:paraId="198C6319" w14:textId="77777777" w:rsidR="002E2757" w:rsidRPr="004A1522" w:rsidRDefault="002E2757" w:rsidP="002E2757">
      <w:pPr>
        <w:numPr>
          <w:ilvl w:val="0"/>
          <w:numId w:val="11"/>
        </w:numPr>
        <w:spacing w:before="100" w:beforeAutospacing="1" w:after="100" w:afterAutospacing="1"/>
        <w:rPr>
          <w:ins w:id="585" w:author="Author" w:date="2026-07-05T13:38:00Z"/>
          <w:rPrChange w:id="586" w:author="Author" w:date="2026-07-05T13:38:00Z">
            <w:rPr>
              <w:ins w:id="587" w:author="Author" w:date="2026-07-05T13:38:00Z"/>
            </w:rPr>
          </w:rPrChange>
        </w:rPr>
      </w:pPr>
      <w:ins w:id="588" w:author="Author" w:date="2026-07-05T13:38:00Z">
        <w:r w:rsidRPr="004A1522">
          <w:rPr>
            <w:rPrChange w:id="589" w:author="Author" w:date="2026-07-05T13:38:00Z">
              <w:rPr/>
            </w:rPrChange>
          </w:rPr>
          <w:t xml:space="preserve">Gross Margin Percentage </w:t>
        </w:r>
      </w:ins>
    </w:p>
    <w:p w14:paraId="39C2770C" w14:textId="77777777" w:rsidR="002E2757" w:rsidRPr="004A1522" w:rsidRDefault="002E2757" w:rsidP="002E2757">
      <w:pPr>
        <w:numPr>
          <w:ilvl w:val="0"/>
          <w:numId w:val="11"/>
        </w:numPr>
        <w:spacing w:before="100" w:beforeAutospacing="1" w:after="100" w:afterAutospacing="1"/>
        <w:rPr>
          <w:ins w:id="590" w:author="Author" w:date="2026-07-05T13:38:00Z"/>
          <w:rPrChange w:id="591" w:author="Author" w:date="2026-07-05T13:38:00Z">
            <w:rPr>
              <w:ins w:id="592" w:author="Author" w:date="2026-07-05T13:38:00Z"/>
            </w:rPr>
          </w:rPrChange>
        </w:rPr>
      </w:pPr>
      <w:ins w:id="593" w:author="Author" w:date="2026-07-05T13:38:00Z">
        <w:r w:rsidRPr="004A1522">
          <w:rPr>
            <w:rPrChange w:id="594" w:author="Author" w:date="2026-07-05T13:38:00Z">
              <w:rPr/>
            </w:rPrChange>
          </w:rPr>
          <w:t xml:space="preserve">Profit per Unit </w:t>
        </w:r>
      </w:ins>
    </w:p>
    <w:p w14:paraId="745DCD57" w14:textId="77777777" w:rsidR="002E2757" w:rsidRPr="004A1522" w:rsidRDefault="002E2757" w:rsidP="002E2757">
      <w:pPr>
        <w:numPr>
          <w:ilvl w:val="0"/>
          <w:numId w:val="11"/>
        </w:numPr>
        <w:spacing w:before="100" w:beforeAutospacing="1" w:after="100" w:afterAutospacing="1"/>
        <w:rPr>
          <w:ins w:id="595" w:author="Author" w:date="2026-07-05T13:38:00Z"/>
          <w:rPrChange w:id="596" w:author="Author" w:date="2026-07-05T13:38:00Z">
            <w:rPr>
              <w:ins w:id="597" w:author="Author" w:date="2026-07-05T13:38:00Z"/>
            </w:rPr>
          </w:rPrChange>
        </w:rPr>
      </w:pPr>
      <w:ins w:id="598" w:author="Author" w:date="2026-07-05T13:38:00Z">
        <w:r w:rsidRPr="004A1522">
          <w:rPr>
            <w:rPrChange w:id="599" w:author="Author" w:date="2026-07-05T13:38:00Z">
              <w:rPr/>
            </w:rPrChange>
          </w:rPr>
          <w:t xml:space="preserve">Revenue Contribution </w:t>
        </w:r>
      </w:ins>
    </w:p>
    <w:p w14:paraId="4D9B7578" w14:textId="77777777" w:rsidR="002E2757" w:rsidRPr="004A1522" w:rsidRDefault="002E2757" w:rsidP="002E2757">
      <w:pPr>
        <w:numPr>
          <w:ilvl w:val="0"/>
          <w:numId w:val="11"/>
        </w:numPr>
        <w:spacing w:before="100" w:beforeAutospacing="1" w:after="100" w:afterAutospacing="1"/>
        <w:rPr>
          <w:ins w:id="600" w:author="Author" w:date="2026-07-05T13:38:00Z"/>
          <w:rPrChange w:id="601" w:author="Author" w:date="2026-07-05T13:38:00Z">
            <w:rPr>
              <w:ins w:id="602" w:author="Author" w:date="2026-07-05T13:38:00Z"/>
            </w:rPr>
          </w:rPrChange>
        </w:rPr>
      </w:pPr>
      <w:ins w:id="603" w:author="Author" w:date="2026-07-05T13:38:00Z">
        <w:r w:rsidRPr="004A1522">
          <w:rPr>
            <w:rPrChange w:id="604" w:author="Author" w:date="2026-07-05T13:38:00Z">
              <w:rPr/>
            </w:rPrChange>
          </w:rPr>
          <w:t xml:space="preserve">Profit Contribution </w:t>
        </w:r>
      </w:ins>
    </w:p>
    <w:p w14:paraId="5FF667F7" w14:textId="77777777" w:rsidR="002E2757" w:rsidRPr="004A1522" w:rsidRDefault="002E2757" w:rsidP="002E2757">
      <w:pPr>
        <w:pStyle w:val="NormalWeb"/>
        <w:rPr>
          <w:ins w:id="605" w:author="Author" w:date="2026-07-05T13:38:00Z"/>
          <w:sz w:val="20"/>
          <w:szCs w:val="20"/>
          <w:rPrChange w:id="606" w:author="Author" w:date="2026-07-05T13:38:00Z">
            <w:rPr>
              <w:ins w:id="607" w:author="Author" w:date="2026-07-05T13:38:00Z"/>
            </w:rPr>
          </w:rPrChange>
        </w:rPr>
      </w:pPr>
      <w:ins w:id="608" w:author="Author" w:date="2026-07-05T13:38:00Z">
        <w:r w:rsidRPr="004A1522">
          <w:rPr>
            <w:sz w:val="20"/>
            <w:szCs w:val="20"/>
            <w:rPrChange w:id="609" w:author="Author" w:date="2026-07-05T13:38:00Z">
              <w:rPr/>
            </w:rPrChange>
          </w:rPr>
          <w:t>These calculated features provided deeper business insights than the original dataset.</w:t>
        </w:r>
      </w:ins>
    </w:p>
    <w:p w14:paraId="0AFF53BD" w14:textId="77777777" w:rsidR="002E2757" w:rsidRDefault="002E2757" w:rsidP="002E2757">
      <w:pPr>
        <w:pStyle w:val="Heading2"/>
        <w:rPr>
          <w:ins w:id="610" w:author="Author" w:date="2026-07-05T13:38:00Z"/>
        </w:rPr>
      </w:pPr>
      <w:ins w:id="611" w:author="Author" w:date="2026-07-05T13:38:00Z">
        <w:r>
          <w:t>D. Exploratory Data Analysis</w:t>
        </w:r>
      </w:ins>
    </w:p>
    <w:p w14:paraId="003C2772" w14:textId="77777777" w:rsidR="002E2757" w:rsidRPr="004A1522" w:rsidRDefault="002E2757" w:rsidP="002E2757">
      <w:pPr>
        <w:pStyle w:val="NormalWeb"/>
        <w:rPr>
          <w:ins w:id="612" w:author="Author" w:date="2026-07-05T13:38:00Z"/>
          <w:sz w:val="20"/>
          <w:szCs w:val="20"/>
          <w:rPrChange w:id="613" w:author="Author" w:date="2026-07-05T13:38:00Z">
            <w:rPr>
              <w:ins w:id="614" w:author="Author" w:date="2026-07-05T13:38:00Z"/>
            </w:rPr>
          </w:rPrChange>
        </w:rPr>
      </w:pPr>
      <w:ins w:id="615" w:author="Author" w:date="2026-07-05T13:38:00Z">
        <w:r w:rsidRPr="004A1522">
          <w:rPr>
            <w:sz w:val="20"/>
            <w:szCs w:val="20"/>
            <w:rPrChange w:id="616" w:author="Author" w:date="2026-07-05T13:38:00Z">
              <w:rPr/>
            </w:rPrChange>
          </w:rPr>
          <w:t>Exploratory Data Analysis was performed using Python libraries including Pandas, Matplotlib, Seaborn, and Plotly. Multiple statistical summaries and visualization techniques were applied to understand sales distribution, profitability, and operational performance.</w:t>
        </w:r>
      </w:ins>
    </w:p>
    <w:p w14:paraId="49A1DB24" w14:textId="77777777" w:rsidR="002E2757" w:rsidRDefault="002E2757" w:rsidP="004A1522">
      <w:pPr>
        <w:pStyle w:val="Heading2"/>
        <w:rPr>
          <w:ins w:id="617" w:author="Author" w:date="2026-07-05T13:38:00Z"/>
        </w:rPr>
      </w:pPr>
      <w:ins w:id="618" w:author="Author" w:date="2026-07-05T13:38:00Z">
        <w:r>
          <w:t>E. Dashboard Development</w:t>
        </w:r>
      </w:ins>
    </w:p>
    <w:p w14:paraId="119C64AB" w14:textId="3A4379BB" w:rsidR="002E2757" w:rsidRPr="004A1522" w:rsidRDefault="002E2757" w:rsidP="004A1522">
      <w:pPr>
        <w:pStyle w:val="Heading2"/>
        <w:rPr>
          <w:ins w:id="619" w:author="Author" w:date="2026-07-05T13:38:00Z"/>
          <w:rPrChange w:id="620" w:author="Author" w:date="2026-07-05T13:38:00Z">
            <w:rPr>
              <w:ins w:id="621" w:author="Author" w:date="2026-07-05T13:38:00Z"/>
            </w:rPr>
          </w:rPrChange>
        </w:rPr>
        <w:pPrChange w:id="622" w:author="Author" w:date="2026-07-05T13:38:00Z">
          <w:pPr>
            <w:pStyle w:val="NormalWeb"/>
          </w:pPr>
        </w:pPrChange>
      </w:pPr>
      <w:ins w:id="623" w:author="Author" w:date="2026-07-05T13:38:00Z">
        <w:r w:rsidRPr="004A1522">
          <w:rPr>
            <w:rPrChange w:id="624" w:author="Author" w:date="2026-07-05T13:38:00Z">
              <w:rPr/>
            </w:rPrChange>
          </w:rPr>
          <w:t>An interactive dashboard was developed using Streamlit. The dashboard consists of six analytical modules covering different aspects of business performance.</w:t>
        </w:r>
      </w:ins>
    </w:p>
    <w:p w14:paraId="0210719C" w14:textId="37CEB443" w:rsidR="00FB2810" w:rsidRPr="004A1522" w:rsidDel="002E2757" w:rsidRDefault="001903FB" w:rsidP="002E2757">
      <w:pPr>
        <w:pStyle w:val="BodyTextIndent"/>
        <w:rPr>
          <w:del w:id="625" w:author="Author" w:date="2026-07-05T13:38:00Z"/>
          <w:b/>
          <w:bCs/>
          <w:sz w:val="24"/>
          <w:szCs w:val="24"/>
          <w:rPrChange w:id="626" w:author="Author" w:date="2026-07-05T13:40:00Z">
            <w:rPr>
              <w:del w:id="627" w:author="Author" w:date="2026-07-05T13:38:00Z"/>
            </w:rPr>
          </w:rPrChange>
        </w:rPr>
        <w:pPrChange w:id="628" w:author="Lipika Pradhan" w:date="2026-07-05T13:37:00Z">
          <w:pPr>
            <w:pStyle w:val="BodyTextIndent"/>
          </w:pPr>
        </w:pPrChange>
      </w:pPr>
      <w:del w:id="629" w:author="Author" w:date="2026-07-05T13:38:00Z">
        <w:r w:rsidRPr="004A1522" w:rsidDel="002E2757">
          <w:rPr>
            <w:b/>
            <w:bCs/>
            <w:sz w:val="24"/>
            <w:szCs w:val="24"/>
            <w:rPrChange w:id="630" w:author="Author" w:date="2026-07-05T13:40:00Z">
              <w:rPr/>
            </w:rPrChange>
          </w:rPr>
          <w:delText>given to the source in 9-point Times, left-justified type (“Source” in the Styles menu of this doc</w:delText>
        </w:r>
        <w:r w:rsidRPr="004A1522" w:rsidDel="002E2757">
          <w:rPr>
            <w:b/>
            <w:bCs/>
            <w:sz w:val="24"/>
            <w:szCs w:val="24"/>
            <w:rPrChange w:id="631" w:author="Author" w:date="2026-07-05T13:40:00Z">
              <w:rPr/>
            </w:rPrChange>
          </w:rPr>
          <w:delText>ument). Leave 1 point of space between the figure or table and the source credit, and 6 points of space after the source credit. Callouts should be 9-point Times, non-boldface.</w:delText>
        </w:r>
      </w:del>
    </w:p>
    <w:p w14:paraId="0A505139" w14:textId="248AC72B" w:rsidR="00FB2810" w:rsidRPr="004A1522" w:rsidDel="002E2757" w:rsidRDefault="001903FB" w:rsidP="002E2757">
      <w:pPr>
        <w:pStyle w:val="BodyTextIndent"/>
        <w:rPr>
          <w:del w:id="632" w:author="Author" w:date="2026-07-05T13:38:00Z"/>
          <w:b/>
          <w:bCs/>
          <w:sz w:val="24"/>
          <w:szCs w:val="24"/>
          <w:rPrChange w:id="633" w:author="Author" w:date="2026-07-05T13:40:00Z">
            <w:rPr>
              <w:del w:id="634" w:author="Author" w:date="2026-07-05T13:38:00Z"/>
            </w:rPr>
          </w:rPrChange>
        </w:rPr>
      </w:pPr>
      <w:del w:id="635" w:author="Author" w:date="2026-07-05T13:38:00Z">
        <w:r w:rsidRPr="004A1522" w:rsidDel="002E2757">
          <w:rPr>
            <w:b/>
            <w:bCs/>
            <w:sz w:val="24"/>
            <w:szCs w:val="24"/>
            <w:rPrChange w:id="636" w:author="Author" w:date="2026-07-05T13:40:00Z">
              <w:rPr/>
            </w:rPrChange>
          </w:rPr>
          <w:delText>Large figures and tables may span across both columns. Avoid placing figures an</w:delText>
        </w:r>
        <w:r w:rsidRPr="004A1522" w:rsidDel="002E2757">
          <w:rPr>
            <w:b/>
            <w:bCs/>
            <w:sz w:val="24"/>
            <w:szCs w:val="24"/>
            <w:rPrChange w:id="637" w:author="Author" w:date="2026-07-05T13:40:00Z">
              <w:rPr/>
            </w:rPrChange>
          </w:rPr>
          <w:delText>d tables before their first mention in the text. Use .PNG or .JPEG formatting for embedded figures and images.</w:delText>
        </w:r>
      </w:del>
    </w:p>
    <w:p w14:paraId="248CA5AE" w14:textId="78365130" w:rsidR="00FB2810" w:rsidRPr="004A1522" w:rsidDel="002E2757" w:rsidRDefault="001903FB" w:rsidP="002E2757">
      <w:pPr>
        <w:pStyle w:val="BodyTextIndent"/>
        <w:rPr>
          <w:del w:id="638" w:author="Author" w:date="2026-07-05T13:38:00Z"/>
          <w:b/>
          <w:bCs/>
          <w:sz w:val="24"/>
          <w:szCs w:val="24"/>
          <w:rPrChange w:id="639" w:author="Author" w:date="2026-07-05T13:40:00Z">
            <w:rPr>
              <w:del w:id="640" w:author="Author" w:date="2026-07-05T13:38:00Z"/>
            </w:rPr>
          </w:rPrChange>
        </w:rPr>
      </w:pPr>
      <w:del w:id="641" w:author="Author" w:date="2026-07-05T13:38:00Z">
        <w:r w:rsidRPr="004A1522" w:rsidDel="002E2757">
          <w:rPr>
            <w:b/>
            <w:bCs/>
            <w:sz w:val="24"/>
            <w:szCs w:val="24"/>
            <w:rPrChange w:id="642" w:author="Author" w:date="2026-07-05T13:40:00Z">
              <w:rPr/>
            </w:rPrChange>
          </w:rPr>
          <w:delText xml:space="preserve">Figure captions are to appear below the figures. For figures, be sure to include a label (Figure X), a title (a short non-sentence description), </w:delText>
        </w:r>
        <w:r w:rsidRPr="004A1522" w:rsidDel="002E2757">
          <w:rPr>
            <w:b/>
            <w:bCs/>
            <w:sz w:val="24"/>
            <w:szCs w:val="24"/>
            <w:rPrChange w:id="643" w:author="Author" w:date="2026-07-05T13:40:00Z">
              <w:rPr/>
            </w:rPrChange>
          </w:rPr>
          <w:delText>and a caption (which explains in full sentences the meaning, purpose, or ways of decoding the figure). Of course, cite your figure, too, if it is taken from another source. See example with Figure 1 in this template.</w:delText>
        </w:r>
      </w:del>
    </w:p>
    <w:p w14:paraId="0DB3708C" w14:textId="56D59739" w:rsidR="00FB2810" w:rsidRPr="004A1522" w:rsidDel="002E2757" w:rsidRDefault="00FB2810" w:rsidP="002E2757">
      <w:pPr>
        <w:pStyle w:val="BodyTextIndent"/>
        <w:rPr>
          <w:del w:id="644" w:author="Author" w:date="2026-07-05T13:38:00Z"/>
          <w:b/>
          <w:bCs/>
          <w:sz w:val="24"/>
          <w:szCs w:val="24"/>
          <w:rPrChange w:id="645" w:author="Author" w:date="2026-07-05T13:40:00Z">
            <w:rPr>
              <w:del w:id="646" w:author="Author" w:date="2026-07-05T13:38:00Z"/>
            </w:rPr>
          </w:rPrChange>
        </w:rPr>
      </w:pPr>
    </w:p>
    <w:p w14:paraId="37F15AD0" w14:textId="24CE3C77" w:rsidR="00FB2810" w:rsidRPr="004A1522" w:rsidDel="002E2757" w:rsidRDefault="001903FB" w:rsidP="002E2757">
      <w:pPr>
        <w:pStyle w:val="BodyTextIndent"/>
        <w:rPr>
          <w:del w:id="647" w:author="Author" w:date="2026-07-05T13:38:00Z"/>
          <w:rStyle w:val="BodyTextIndentChar"/>
          <w:b/>
          <w:bCs/>
          <w:sz w:val="24"/>
          <w:szCs w:val="24"/>
          <w:rPrChange w:id="648" w:author="Author" w:date="2026-07-05T13:40:00Z">
            <w:rPr>
              <w:del w:id="649" w:author="Author" w:date="2026-07-05T13:38:00Z"/>
              <w:rStyle w:val="BodyTextIndentChar"/>
            </w:rPr>
          </w:rPrChange>
        </w:rPr>
      </w:pPr>
      <w:del w:id="650" w:author="Author" w:date="2026-07-05T13:38:00Z">
        <w:r w:rsidRPr="004A1522" w:rsidDel="002E2757">
          <w:rPr>
            <w:b/>
            <w:bCs/>
            <w:noProof/>
            <w:sz w:val="24"/>
            <w:szCs w:val="24"/>
            <w:rPrChange w:id="651" w:author="Author" w:date="2026-07-05T13:40:00Z">
              <w:rPr>
                <w:noProof/>
              </w:rPr>
            </w:rPrChange>
          </w:rPr>
          <w:drawing>
            <wp:inline distT="0" distB="0" distL="0" distR="0" wp14:anchorId="6BF9F9DD" wp14:editId="6FF37E81">
              <wp:extent cx="1923415" cy="733425"/>
              <wp:effectExtent l="19050" t="0" r="635" b="0"/>
              <wp:docPr id="2" name="Picture 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placeholder"/>
                      <pic:cNvPicPr>
                        <a:picLocks noChangeAspect="1" noChangeArrowheads="1"/>
                      </pic:cNvPicPr>
                    </pic:nvPicPr>
                    <pic:blipFill>
                      <a:blip r:embed="rId9"/>
                      <a:srcRect/>
                      <a:stretch>
                        <a:fillRect/>
                      </a:stretch>
                    </pic:blipFill>
                    <pic:spPr>
                      <a:xfrm>
                        <a:off x="0" y="0"/>
                        <a:ext cx="1923415" cy="733425"/>
                      </a:xfrm>
                      <a:prstGeom prst="rect">
                        <a:avLst/>
                      </a:prstGeom>
                      <a:noFill/>
                      <a:ln w="9525">
                        <a:noFill/>
                        <a:miter lim="800000"/>
                        <a:headEnd/>
                        <a:tailEnd/>
                      </a:ln>
                    </pic:spPr>
                  </pic:pic>
                </a:graphicData>
              </a:graphic>
            </wp:inline>
          </w:drawing>
        </w:r>
      </w:del>
    </w:p>
    <w:p w14:paraId="38CD7A69" w14:textId="77777777" w:rsidR="00F1302C" w:rsidRPr="004A1522" w:rsidRDefault="00F1302C" w:rsidP="00F1302C">
      <w:pPr>
        <w:pStyle w:val="Heading3"/>
        <w:rPr>
          <w:ins w:id="652" w:author="Author" w:date="2026-07-05T13:39:00Z"/>
          <w:b/>
          <w:bCs/>
          <w:sz w:val="24"/>
          <w:szCs w:val="24"/>
          <w:rPrChange w:id="653" w:author="Author" w:date="2026-07-05T13:40:00Z">
            <w:rPr>
              <w:ins w:id="654" w:author="Author" w:date="2026-07-05T13:39:00Z"/>
            </w:rPr>
          </w:rPrChange>
        </w:rPr>
      </w:pPr>
      <w:ins w:id="655" w:author="Author" w:date="2026-07-05T13:39:00Z">
        <w:r w:rsidRPr="004A1522">
          <w:rPr>
            <w:b/>
            <w:bCs/>
            <w:sz w:val="24"/>
            <w:szCs w:val="24"/>
            <w:rPrChange w:id="656" w:author="Author" w:date="2026-07-05T13:40:00Z">
              <w:rPr/>
            </w:rPrChange>
          </w:rPr>
          <w:t>Derived Features</w:t>
        </w:r>
      </w:ins>
    </w:p>
    <w:p w14:paraId="3DDDE0B7" w14:textId="77777777" w:rsidR="00F1302C" w:rsidRPr="004A1522" w:rsidRDefault="00F1302C" w:rsidP="00F1302C">
      <w:pPr>
        <w:pStyle w:val="NormalWeb"/>
        <w:rPr>
          <w:ins w:id="657" w:author="Author" w:date="2026-07-05T13:39:00Z"/>
          <w:sz w:val="20"/>
          <w:szCs w:val="20"/>
          <w:rPrChange w:id="658" w:author="Author" w:date="2026-07-05T13:40:00Z">
            <w:rPr>
              <w:ins w:id="659" w:author="Author" w:date="2026-07-05T13:39:00Z"/>
            </w:rPr>
          </w:rPrChange>
        </w:rPr>
      </w:pPr>
      <w:ins w:id="660" w:author="Author" w:date="2026-07-05T13:39:00Z">
        <w:r w:rsidRPr="004A1522">
          <w:rPr>
            <w:sz w:val="20"/>
            <w:szCs w:val="20"/>
            <w:rPrChange w:id="661" w:author="Author" w:date="2026-07-05T13:40:00Z">
              <w:rPr/>
            </w:rPrChange>
          </w:rPr>
          <w:t>Several additional business metrics were calculated during feature engineering to improve analytical depth.</w:t>
        </w:r>
      </w:ins>
    </w:p>
    <w:p w14:paraId="0402ACC4" w14:textId="77777777" w:rsidR="00F1302C" w:rsidRPr="004A1522" w:rsidRDefault="00F1302C" w:rsidP="00F1302C">
      <w:pPr>
        <w:pStyle w:val="NormalWeb"/>
        <w:rPr>
          <w:ins w:id="662" w:author="Author" w:date="2026-07-05T13:39:00Z"/>
          <w:sz w:val="20"/>
          <w:szCs w:val="20"/>
          <w:rPrChange w:id="663" w:author="Author" w:date="2026-07-05T13:40:00Z">
            <w:rPr>
              <w:ins w:id="664" w:author="Author" w:date="2026-07-05T13:39:00Z"/>
            </w:rPr>
          </w:rPrChange>
        </w:rPr>
      </w:pPr>
      <w:ins w:id="665" w:author="Author" w:date="2026-07-05T13:39:00Z">
        <w:r w:rsidRPr="004A1522">
          <w:rPr>
            <w:sz w:val="20"/>
            <w:szCs w:val="20"/>
            <w:rPrChange w:id="666" w:author="Author" w:date="2026-07-05T13:40:00Z">
              <w:rPr/>
            </w:rPrChange>
          </w:rPr>
          <w:t>These include:</w:t>
        </w:r>
      </w:ins>
    </w:p>
    <w:p w14:paraId="75AA9E56" w14:textId="77777777" w:rsidR="00F1302C" w:rsidRPr="004A1522" w:rsidRDefault="00F1302C" w:rsidP="00F1302C">
      <w:pPr>
        <w:numPr>
          <w:ilvl w:val="0"/>
          <w:numId w:val="12"/>
        </w:numPr>
        <w:spacing w:before="100" w:beforeAutospacing="1" w:after="100" w:afterAutospacing="1"/>
        <w:rPr>
          <w:ins w:id="667" w:author="Author" w:date="2026-07-05T13:39:00Z"/>
          <w:rPrChange w:id="668" w:author="Author" w:date="2026-07-05T13:40:00Z">
            <w:rPr>
              <w:ins w:id="669" w:author="Author" w:date="2026-07-05T13:39:00Z"/>
            </w:rPr>
          </w:rPrChange>
        </w:rPr>
      </w:pPr>
      <w:ins w:id="670" w:author="Author" w:date="2026-07-05T13:39:00Z">
        <w:r w:rsidRPr="004A1522">
          <w:rPr>
            <w:rPrChange w:id="671" w:author="Author" w:date="2026-07-05T13:40:00Z">
              <w:rPr/>
            </w:rPrChange>
          </w:rPr>
          <w:t xml:space="preserve">Gross Margin Percentage </w:t>
        </w:r>
      </w:ins>
    </w:p>
    <w:p w14:paraId="2D893FDB" w14:textId="77777777" w:rsidR="00F1302C" w:rsidRPr="004A1522" w:rsidRDefault="00F1302C" w:rsidP="00F1302C">
      <w:pPr>
        <w:numPr>
          <w:ilvl w:val="0"/>
          <w:numId w:val="12"/>
        </w:numPr>
        <w:spacing w:before="100" w:beforeAutospacing="1" w:after="100" w:afterAutospacing="1"/>
        <w:rPr>
          <w:ins w:id="672" w:author="Author" w:date="2026-07-05T13:39:00Z"/>
          <w:rPrChange w:id="673" w:author="Author" w:date="2026-07-05T13:40:00Z">
            <w:rPr>
              <w:ins w:id="674" w:author="Author" w:date="2026-07-05T13:39:00Z"/>
            </w:rPr>
          </w:rPrChange>
        </w:rPr>
      </w:pPr>
      <w:ins w:id="675" w:author="Author" w:date="2026-07-05T13:39:00Z">
        <w:r w:rsidRPr="004A1522">
          <w:rPr>
            <w:rPrChange w:id="676" w:author="Author" w:date="2026-07-05T13:40:00Z">
              <w:rPr/>
            </w:rPrChange>
          </w:rPr>
          <w:t xml:space="preserve">Profit per Unit </w:t>
        </w:r>
      </w:ins>
    </w:p>
    <w:p w14:paraId="05637CB8" w14:textId="77777777" w:rsidR="00F1302C" w:rsidRPr="004A1522" w:rsidRDefault="00F1302C" w:rsidP="00F1302C">
      <w:pPr>
        <w:numPr>
          <w:ilvl w:val="0"/>
          <w:numId w:val="12"/>
        </w:numPr>
        <w:spacing w:before="100" w:beforeAutospacing="1" w:after="100" w:afterAutospacing="1"/>
        <w:rPr>
          <w:ins w:id="677" w:author="Author" w:date="2026-07-05T13:39:00Z"/>
          <w:rPrChange w:id="678" w:author="Author" w:date="2026-07-05T13:40:00Z">
            <w:rPr>
              <w:ins w:id="679" w:author="Author" w:date="2026-07-05T13:39:00Z"/>
            </w:rPr>
          </w:rPrChange>
        </w:rPr>
      </w:pPr>
      <w:ins w:id="680" w:author="Author" w:date="2026-07-05T13:39:00Z">
        <w:r w:rsidRPr="004A1522">
          <w:rPr>
            <w:rPrChange w:id="681" w:author="Author" w:date="2026-07-05T13:40:00Z">
              <w:rPr/>
            </w:rPrChange>
          </w:rPr>
          <w:t xml:space="preserve">Revenue Contribution </w:t>
        </w:r>
      </w:ins>
    </w:p>
    <w:p w14:paraId="54B44F3F" w14:textId="77777777" w:rsidR="00F1302C" w:rsidRPr="004A1522" w:rsidRDefault="00F1302C" w:rsidP="00F1302C">
      <w:pPr>
        <w:numPr>
          <w:ilvl w:val="0"/>
          <w:numId w:val="12"/>
        </w:numPr>
        <w:spacing w:before="100" w:beforeAutospacing="1" w:after="100" w:afterAutospacing="1"/>
        <w:rPr>
          <w:ins w:id="682" w:author="Author" w:date="2026-07-05T13:39:00Z"/>
          <w:rPrChange w:id="683" w:author="Author" w:date="2026-07-05T13:40:00Z">
            <w:rPr>
              <w:ins w:id="684" w:author="Author" w:date="2026-07-05T13:39:00Z"/>
            </w:rPr>
          </w:rPrChange>
        </w:rPr>
      </w:pPr>
      <w:ins w:id="685" w:author="Author" w:date="2026-07-05T13:39:00Z">
        <w:r w:rsidRPr="004A1522">
          <w:rPr>
            <w:rPrChange w:id="686" w:author="Author" w:date="2026-07-05T13:40:00Z">
              <w:rPr/>
            </w:rPrChange>
          </w:rPr>
          <w:t xml:space="preserve">Profit Contribution </w:t>
        </w:r>
      </w:ins>
    </w:p>
    <w:p w14:paraId="24510AC4" w14:textId="77777777" w:rsidR="00F1302C" w:rsidRPr="004A1522" w:rsidRDefault="00F1302C" w:rsidP="00F1302C">
      <w:pPr>
        <w:numPr>
          <w:ilvl w:val="0"/>
          <w:numId w:val="12"/>
        </w:numPr>
        <w:spacing w:before="100" w:beforeAutospacing="1" w:after="100" w:afterAutospacing="1"/>
        <w:rPr>
          <w:ins w:id="687" w:author="Author" w:date="2026-07-05T13:39:00Z"/>
          <w:rPrChange w:id="688" w:author="Author" w:date="2026-07-05T13:40:00Z">
            <w:rPr>
              <w:ins w:id="689" w:author="Author" w:date="2026-07-05T13:39:00Z"/>
            </w:rPr>
          </w:rPrChange>
        </w:rPr>
      </w:pPr>
      <w:ins w:id="690" w:author="Author" w:date="2026-07-05T13:39:00Z">
        <w:r w:rsidRPr="004A1522">
          <w:rPr>
            <w:rPrChange w:id="691" w:author="Author" w:date="2026-07-05T13:40:00Z">
              <w:rPr/>
            </w:rPrChange>
          </w:rPr>
          <w:t xml:space="preserve">Margin Classification </w:t>
        </w:r>
      </w:ins>
    </w:p>
    <w:p w14:paraId="5416C3BD" w14:textId="77777777" w:rsidR="00F1302C" w:rsidRPr="004A1522" w:rsidRDefault="00F1302C" w:rsidP="00F1302C">
      <w:pPr>
        <w:numPr>
          <w:ilvl w:val="0"/>
          <w:numId w:val="12"/>
        </w:numPr>
        <w:spacing w:before="100" w:beforeAutospacing="1" w:after="100" w:afterAutospacing="1"/>
        <w:rPr>
          <w:ins w:id="692" w:author="Author" w:date="2026-07-05T13:39:00Z"/>
          <w:rPrChange w:id="693" w:author="Author" w:date="2026-07-05T13:40:00Z">
            <w:rPr>
              <w:ins w:id="694" w:author="Author" w:date="2026-07-05T13:39:00Z"/>
            </w:rPr>
          </w:rPrChange>
        </w:rPr>
      </w:pPr>
      <w:ins w:id="695" w:author="Author" w:date="2026-07-05T13:39:00Z">
        <w:r w:rsidRPr="004A1522">
          <w:rPr>
            <w:rPrChange w:id="696" w:author="Author" w:date="2026-07-05T13:40:00Z">
              <w:rPr/>
            </w:rPrChange>
          </w:rPr>
          <w:t xml:space="preserve">Factory Name </w:t>
        </w:r>
      </w:ins>
    </w:p>
    <w:p w14:paraId="08600EE4" w14:textId="77777777" w:rsidR="00F1302C" w:rsidRPr="004A1522" w:rsidRDefault="00F1302C" w:rsidP="00F1302C">
      <w:pPr>
        <w:pStyle w:val="NormalWeb"/>
        <w:rPr>
          <w:ins w:id="697" w:author="Author" w:date="2026-07-05T13:39:00Z"/>
          <w:sz w:val="20"/>
          <w:szCs w:val="20"/>
          <w:rPrChange w:id="698" w:author="Author" w:date="2026-07-05T13:40:00Z">
            <w:rPr>
              <w:ins w:id="699" w:author="Author" w:date="2026-07-05T13:39:00Z"/>
            </w:rPr>
          </w:rPrChange>
        </w:rPr>
      </w:pPr>
      <w:ins w:id="700" w:author="Author" w:date="2026-07-05T13:39:00Z">
        <w:r w:rsidRPr="004A1522">
          <w:rPr>
            <w:sz w:val="20"/>
            <w:szCs w:val="20"/>
            <w:rPrChange w:id="701" w:author="Author" w:date="2026-07-05T13:40:00Z">
              <w:rPr/>
            </w:rPrChange>
          </w:rPr>
          <w:t>These derived features support advanced profitability analysis and interactive dashboard development.</w:t>
        </w:r>
      </w:ins>
    </w:p>
    <w:p w14:paraId="4135C0FE" w14:textId="30554868" w:rsidR="00FB2810" w:rsidRPr="004A1522" w:rsidDel="00F1302C" w:rsidRDefault="001903FB" w:rsidP="002E2757">
      <w:pPr>
        <w:pStyle w:val="BodyTextIndent"/>
        <w:rPr>
          <w:del w:id="702" w:author="Author" w:date="2026-07-05T13:39:00Z"/>
          <w:rStyle w:val="BodyTextIndentChar"/>
          <w:b/>
          <w:bCs/>
          <w:smallCaps/>
          <w:sz w:val="28"/>
          <w:szCs w:val="28"/>
          <w:rPrChange w:id="703" w:author="Author" w:date="2026-07-05T13:44:00Z">
            <w:rPr>
              <w:del w:id="704" w:author="Author" w:date="2026-07-05T13:39:00Z"/>
              <w:rStyle w:val="BodyTextIndentChar"/>
              <w:smallCaps/>
            </w:rPr>
          </w:rPrChange>
        </w:rPr>
      </w:pPr>
      <w:del w:id="705" w:author="Author" w:date="2026-07-05T13:39:00Z">
        <w:r w:rsidRPr="004A1522" w:rsidDel="00F1302C">
          <w:rPr>
            <w:b/>
            <w:bCs/>
            <w:sz w:val="28"/>
            <w:szCs w:val="28"/>
            <w:rPrChange w:id="706" w:author="Author" w:date="2026-07-05T13:44:00Z">
              <w:rPr/>
            </w:rPrChange>
          </w:rPr>
          <w:delText>Source: Name and/or institution if i</w:delText>
        </w:r>
        <w:r w:rsidRPr="004A1522" w:rsidDel="00F1302C">
          <w:rPr>
            <w:b/>
            <w:bCs/>
            <w:sz w:val="28"/>
            <w:szCs w:val="28"/>
            <w:rPrChange w:id="707" w:author="Author" w:date="2026-07-05T13:44:00Z">
              <w:rPr/>
            </w:rPrChange>
          </w:rPr>
          <w:delText>mage is not author’s. (Delete if not used.)</w:delText>
        </w:r>
      </w:del>
    </w:p>
    <w:p w14:paraId="4639AB89" w14:textId="251AAC53" w:rsidR="00FB2810" w:rsidRPr="004A1522" w:rsidDel="00F1302C" w:rsidRDefault="001903FB">
      <w:pPr>
        <w:pStyle w:val="Caption"/>
        <w:rPr>
          <w:del w:id="708" w:author="Author" w:date="2026-07-05T13:39:00Z"/>
          <w:b/>
          <w:sz w:val="28"/>
          <w:szCs w:val="28"/>
          <w:rPrChange w:id="709" w:author="Author" w:date="2026-07-05T13:44:00Z">
            <w:rPr>
              <w:del w:id="710" w:author="Author" w:date="2026-07-05T13:39:00Z"/>
            </w:rPr>
          </w:rPrChange>
        </w:rPr>
      </w:pPr>
      <w:del w:id="711" w:author="Author" w:date="2026-07-05T13:39:00Z">
        <w:r w:rsidRPr="004A1522" w:rsidDel="00F1302C">
          <w:rPr>
            <w:b/>
            <w:sz w:val="28"/>
            <w:szCs w:val="28"/>
            <w:rPrChange w:id="712" w:author="Author" w:date="2026-07-05T13:44:00Z">
              <w:rPr/>
            </w:rPrChange>
          </w:rPr>
          <w:delText>F</w:delText>
        </w:r>
        <w:r w:rsidRPr="004A1522" w:rsidDel="00F1302C">
          <w:rPr>
            <w:b/>
            <w:sz w:val="28"/>
            <w:szCs w:val="28"/>
            <w:rPrChange w:id="713" w:author="Author" w:date="2026-07-05T13:44:00Z">
              <w:rPr/>
            </w:rPrChange>
          </w:rPr>
          <w:delText xml:space="preserve">igure </w:delText>
        </w:r>
        <w:r w:rsidRPr="004A1522" w:rsidDel="00F1302C">
          <w:rPr>
            <w:b/>
            <w:sz w:val="28"/>
            <w:szCs w:val="28"/>
            <w:rPrChange w:id="714" w:author="Author" w:date="2026-07-05T13:44:00Z">
              <w:rPr/>
            </w:rPrChange>
          </w:rPr>
          <w:fldChar w:fldCharType="begin"/>
        </w:r>
        <w:r w:rsidRPr="004A1522" w:rsidDel="00F1302C">
          <w:rPr>
            <w:b/>
            <w:sz w:val="28"/>
            <w:szCs w:val="28"/>
            <w:rPrChange w:id="715" w:author="Author" w:date="2026-07-05T13:44:00Z">
              <w:rPr/>
            </w:rPrChange>
          </w:rPr>
          <w:delInstrText xml:space="preserve"> SEQ Figure \* ARABIC </w:delInstrText>
        </w:r>
        <w:r w:rsidRPr="004A1522" w:rsidDel="00F1302C">
          <w:rPr>
            <w:b/>
            <w:sz w:val="28"/>
            <w:szCs w:val="28"/>
            <w:rPrChange w:id="716" w:author="Author" w:date="2026-07-05T13:44:00Z">
              <w:rPr/>
            </w:rPrChange>
          </w:rPr>
          <w:fldChar w:fldCharType="separate"/>
        </w:r>
        <w:r w:rsidRPr="004A1522" w:rsidDel="00F1302C">
          <w:rPr>
            <w:b/>
            <w:sz w:val="28"/>
            <w:szCs w:val="28"/>
            <w:rPrChange w:id="717" w:author="Author" w:date="2026-07-05T13:44:00Z">
              <w:rPr/>
            </w:rPrChange>
          </w:rPr>
          <w:delText>1</w:delText>
        </w:r>
        <w:r w:rsidRPr="004A1522" w:rsidDel="00F1302C">
          <w:rPr>
            <w:b/>
            <w:sz w:val="28"/>
            <w:szCs w:val="28"/>
            <w:rPrChange w:id="718" w:author="Author" w:date="2026-07-05T13:44:00Z">
              <w:rPr/>
            </w:rPrChange>
          </w:rPr>
          <w:fldChar w:fldCharType="end"/>
        </w:r>
        <w:r w:rsidRPr="004A1522" w:rsidDel="00F1302C">
          <w:rPr>
            <w:b/>
            <w:sz w:val="28"/>
            <w:szCs w:val="28"/>
            <w:rPrChange w:id="719" w:author="Author" w:date="2026-07-05T13:44:00Z">
              <w:rPr/>
            </w:rPrChange>
          </w:rPr>
          <w:delText>.  Caption style for describing figures. Please read carefully section II to understand how to format caption work for both figures and tables.</w:delText>
        </w:r>
      </w:del>
    </w:p>
    <w:p w14:paraId="4BE32F9C" w14:textId="68FEA032" w:rsidR="00FB2810" w:rsidRPr="004A1522" w:rsidDel="00F1302C" w:rsidRDefault="001903FB">
      <w:pPr>
        <w:pStyle w:val="BodyTextIndent"/>
        <w:rPr>
          <w:del w:id="720" w:author="Author" w:date="2026-07-05T13:39:00Z"/>
          <w:b/>
          <w:bCs/>
          <w:sz w:val="28"/>
          <w:szCs w:val="28"/>
          <w:rPrChange w:id="721" w:author="Author" w:date="2026-07-05T13:44:00Z">
            <w:rPr>
              <w:del w:id="722" w:author="Author" w:date="2026-07-05T13:39:00Z"/>
            </w:rPr>
          </w:rPrChange>
        </w:rPr>
      </w:pPr>
      <w:del w:id="723" w:author="Author" w:date="2026-07-05T13:39:00Z">
        <w:r w:rsidRPr="004A1522" w:rsidDel="00F1302C">
          <w:rPr>
            <w:b/>
            <w:bCs/>
            <w:sz w:val="28"/>
            <w:szCs w:val="28"/>
            <w:rPrChange w:id="724" w:author="Author" w:date="2026-07-05T13:44:00Z">
              <w:rPr/>
            </w:rPrChange>
          </w:rPr>
          <w:delText>Table titles are to appear above th</w:delText>
        </w:r>
        <w:r w:rsidRPr="004A1522" w:rsidDel="00F1302C">
          <w:rPr>
            <w:b/>
            <w:bCs/>
            <w:sz w:val="28"/>
            <w:szCs w:val="28"/>
            <w:rPrChange w:id="725" w:author="Author" w:date="2026-07-05T13:44:00Z">
              <w:rPr/>
            </w:rPrChange>
          </w:rPr>
          <w:delText>e tables. Table copy is identical to copy in the main text: 10-point Times New Roman (“Normal” in the Styles menu of this document). Table heads (and subheads if needed) use 10-point Times New Roman in boldface (“Table Head” in the Styles menu of this docu</w:delText>
        </w:r>
        <w:r w:rsidRPr="004A1522" w:rsidDel="00F1302C">
          <w:rPr>
            <w:b/>
            <w:bCs/>
            <w:sz w:val="28"/>
            <w:szCs w:val="28"/>
            <w:rPrChange w:id="726" w:author="Author" w:date="2026-07-05T13:44:00Z">
              <w:rPr/>
            </w:rPrChange>
          </w:rPr>
          <w:delText>ment).</w:delText>
        </w:r>
      </w:del>
    </w:p>
    <w:p w14:paraId="65A64784" w14:textId="449D783D" w:rsidR="00FB2810" w:rsidRPr="004A1522" w:rsidDel="00F1302C" w:rsidRDefault="001903FB">
      <w:pPr>
        <w:pStyle w:val="BodyTextIndent"/>
        <w:rPr>
          <w:del w:id="727" w:author="Author" w:date="2026-07-05T13:39:00Z"/>
          <w:b/>
          <w:bCs/>
          <w:sz w:val="28"/>
          <w:szCs w:val="28"/>
          <w:rPrChange w:id="728" w:author="Author" w:date="2026-07-05T13:44:00Z">
            <w:rPr>
              <w:del w:id="729" w:author="Author" w:date="2026-07-05T13:39:00Z"/>
            </w:rPr>
          </w:rPrChange>
        </w:rPr>
      </w:pPr>
      <w:del w:id="730" w:author="Author" w:date="2026-07-05T13:39:00Z">
        <w:r w:rsidRPr="004A1522" w:rsidDel="00F1302C">
          <w:rPr>
            <w:b/>
            <w:bCs/>
            <w:sz w:val="28"/>
            <w:szCs w:val="28"/>
            <w:rPrChange w:id="731" w:author="Author" w:date="2026-07-05T13:44:00Z">
              <w:rPr/>
            </w:rPrChange>
          </w:rPr>
          <w:delText>Leave 6 points of space between the table title and the table itself, and 6 points of space after the table. Leave 6 points of space between the text above the figure and 6 points of space after the figure caption. Apply “Caption” style.</w:delText>
        </w:r>
      </w:del>
    </w:p>
    <w:p w14:paraId="5D6CD5E8" w14:textId="1D6FB55C" w:rsidR="00F1302C" w:rsidRPr="004A1522" w:rsidRDefault="00F1302C" w:rsidP="00F1302C">
      <w:pPr>
        <w:pStyle w:val="Heading2"/>
        <w:rPr>
          <w:ins w:id="732" w:author="Author" w:date="2026-07-05T13:43:00Z"/>
          <w:rFonts w:eastAsia="Times New Roman"/>
          <w:b/>
          <w:bCs/>
          <w:i w:val="0"/>
          <w:iCs/>
          <w:sz w:val="28"/>
          <w:szCs w:val="28"/>
          <w:rPrChange w:id="733" w:author="Author" w:date="2026-07-05T13:44:00Z">
            <w:rPr>
              <w:ins w:id="734" w:author="Author" w:date="2026-07-05T13:43:00Z"/>
              <w:rFonts w:eastAsia="Times New Roman"/>
              <w:b/>
              <w:bCs/>
              <w:sz w:val="32"/>
              <w:szCs w:val="32"/>
            </w:rPr>
          </w:rPrChange>
        </w:rPr>
      </w:pPr>
      <w:ins w:id="735" w:author="Author" w:date="2026-07-05T13:43:00Z">
        <w:r w:rsidRPr="004A1522">
          <w:rPr>
            <w:b/>
            <w:bCs/>
            <w:i w:val="0"/>
            <w:iCs/>
            <w:sz w:val="28"/>
            <w:szCs w:val="28"/>
            <w:rPrChange w:id="736" w:author="Author" w:date="2026-07-05T13:44:00Z">
              <w:rPr>
                <w:b/>
                <w:bCs/>
                <w:sz w:val="32"/>
                <w:szCs w:val="32"/>
              </w:rPr>
            </w:rPrChange>
          </w:rPr>
          <w:t>Tools &amp; Technologies</w:t>
        </w:r>
      </w:ins>
    </w:p>
    <w:p w14:paraId="3356FE4C" w14:textId="77777777" w:rsidR="00F1302C" w:rsidRPr="004A1522" w:rsidRDefault="00F1302C" w:rsidP="00F1302C">
      <w:pPr>
        <w:pStyle w:val="NormalWeb"/>
        <w:rPr>
          <w:ins w:id="737" w:author="Author" w:date="2026-07-05T13:43:00Z"/>
          <w:sz w:val="20"/>
          <w:szCs w:val="20"/>
          <w:rPrChange w:id="738" w:author="Author" w:date="2026-07-05T13:44:00Z">
            <w:rPr>
              <w:ins w:id="739" w:author="Author" w:date="2026-07-05T13:43:00Z"/>
            </w:rPr>
          </w:rPrChange>
        </w:rPr>
      </w:pPr>
      <w:ins w:id="740" w:author="Author" w:date="2026-07-05T13:43:00Z">
        <w:r w:rsidRPr="004A1522">
          <w:rPr>
            <w:sz w:val="20"/>
            <w:szCs w:val="20"/>
            <w:rPrChange w:id="741" w:author="Author" w:date="2026-07-05T13:44:00Z">
              <w:rPr/>
            </w:rPrChange>
          </w:rPr>
          <w:t>The successful execution of this project required a combination of programming languages, data analysis libraries, visualization tools, and dashboard development frameworks. These technologies enabled efficient data preprocessing, exploratory data analysis, visualization, and business intelligence reporting.</w:t>
        </w:r>
      </w:ins>
    </w:p>
    <w:p w14:paraId="2B667B5C" w14:textId="4A82A007" w:rsidR="00F1302C" w:rsidRPr="004A1522" w:rsidRDefault="00F1302C" w:rsidP="00F1302C">
      <w:pPr>
        <w:pStyle w:val="Heading3"/>
        <w:rPr>
          <w:ins w:id="742" w:author="Author" w:date="2026-07-05T13:43:00Z"/>
          <w:b/>
          <w:bCs/>
          <w:sz w:val="24"/>
          <w:szCs w:val="24"/>
          <w:rPrChange w:id="743" w:author="Author" w:date="2026-07-05T13:44:00Z">
            <w:rPr>
              <w:ins w:id="744" w:author="Author" w:date="2026-07-05T13:43:00Z"/>
            </w:rPr>
          </w:rPrChange>
        </w:rPr>
      </w:pPr>
      <w:ins w:id="745" w:author="Author" w:date="2026-07-05T13:43:00Z">
        <w:r w:rsidRPr="004A1522">
          <w:rPr>
            <w:b/>
            <w:bCs/>
            <w:sz w:val="24"/>
            <w:szCs w:val="24"/>
            <w:rPrChange w:id="746" w:author="Author" w:date="2026-07-05T13:44:00Z">
              <w:rPr/>
            </w:rPrChange>
          </w:rPr>
          <w:t>1</w:t>
        </w:r>
      </w:ins>
      <w:ins w:id="747" w:author="Author" w:date="2026-07-05T13:44:00Z">
        <w:r w:rsidRPr="004A1522">
          <w:rPr>
            <w:b/>
            <w:bCs/>
            <w:sz w:val="24"/>
            <w:szCs w:val="24"/>
            <w:rPrChange w:id="748" w:author="Author" w:date="2026-07-05T13:44:00Z">
              <w:rPr/>
            </w:rPrChange>
          </w:rPr>
          <w:t>.</w:t>
        </w:r>
      </w:ins>
      <w:ins w:id="749" w:author="Author" w:date="2026-07-05T13:43:00Z">
        <w:r w:rsidRPr="004A1522">
          <w:rPr>
            <w:b/>
            <w:bCs/>
            <w:sz w:val="24"/>
            <w:szCs w:val="24"/>
            <w:rPrChange w:id="750" w:author="Author" w:date="2026-07-05T13:44:00Z">
              <w:rPr/>
            </w:rPrChange>
          </w:rPr>
          <w:t xml:space="preserve"> Python</w:t>
        </w:r>
      </w:ins>
    </w:p>
    <w:p w14:paraId="1597326B" w14:textId="77777777" w:rsidR="00F1302C" w:rsidRPr="004A1522" w:rsidRDefault="00F1302C" w:rsidP="00F1302C">
      <w:pPr>
        <w:pStyle w:val="NormalWeb"/>
        <w:rPr>
          <w:ins w:id="751" w:author="Author" w:date="2026-07-05T13:43:00Z"/>
          <w:sz w:val="20"/>
          <w:szCs w:val="20"/>
          <w:rPrChange w:id="752" w:author="Author" w:date="2026-07-05T13:45:00Z">
            <w:rPr>
              <w:ins w:id="753" w:author="Author" w:date="2026-07-05T13:43:00Z"/>
            </w:rPr>
          </w:rPrChange>
        </w:rPr>
      </w:pPr>
      <w:ins w:id="754" w:author="Author" w:date="2026-07-05T13:43:00Z">
        <w:r w:rsidRPr="004A1522">
          <w:rPr>
            <w:sz w:val="20"/>
            <w:szCs w:val="20"/>
            <w:rPrChange w:id="755" w:author="Author" w:date="2026-07-05T13:45:00Z">
              <w:rPr/>
            </w:rPrChange>
          </w:rPr>
          <w:t>Python was selected as the primary programming language due to its simplicity, flexibility, and extensive ecosystem of libraries for data analysis and visualization. It served as the foundation for data processing, feature engineering, statistical analysis, and dashboard development.</w:t>
        </w:r>
      </w:ins>
    </w:p>
    <w:p w14:paraId="6475FCF9" w14:textId="67079847" w:rsidR="00F1302C" w:rsidRPr="004A1522" w:rsidRDefault="00F1302C" w:rsidP="00F1302C">
      <w:pPr>
        <w:pStyle w:val="Heading3"/>
        <w:rPr>
          <w:ins w:id="756" w:author="Author" w:date="2026-07-05T13:43:00Z"/>
          <w:b/>
          <w:bCs/>
          <w:sz w:val="24"/>
          <w:szCs w:val="24"/>
          <w:rPrChange w:id="757" w:author="Author" w:date="2026-07-05T13:45:00Z">
            <w:rPr>
              <w:ins w:id="758" w:author="Author" w:date="2026-07-05T13:43:00Z"/>
            </w:rPr>
          </w:rPrChange>
        </w:rPr>
      </w:pPr>
      <w:ins w:id="759" w:author="Author" w:date="2026-07-05T13:43:00Z">
        <w:r w:rsidRPr="004A1522">
          <w:rPr>
            <w:b/>
            <w:bCs/>
            <w:sz w:val="24"/>
            <w:szCs w:val="24"/>
            <w:rPrChange w:id="760" w:author="Author" w:date="2026-07-05T13:45:00Z">
              <w:rPr/>
            </w:rPrChange>
          </w:rPr>
          <w:t>2</w:t>
        </w:r>
      </w:ins>
      <w:ins w:id="761" w:author="Author" w:date="2026-07-05T13:44:00Z">
        <w:r w:rsidRPr="004A1522">
          <w:rPr>
            <w:b/>
            <w:bCs/>
            <w:sz w:val="24"/>
            <w:szCs w:val="24"/>
            <w:rPrChange w:id="762" w:author="Author" w:date="2026-07-05T13:45:00Z">
              <w:rPr/>
            </w:rPrChange>
          </w:rPr>
          <w:t>.</w:t>
        </w:r>
      </w:ins>
      <w:ins w:id="763" w:author="Author" w:date="2026-07-05T13:43:00Z">
        <w:r w:rsidRPr="004A1522">
          <w:rPr>
            <w:b/>
            <w:bCs/>
            <w:sz w:val="24"/>
            <w:szCs w:val="24"/>
            <w:rPrChange w:id="764" w:author="Author" w:date="2026-07-05T13:45:00Z">
              <w:rPr/>
            </w:rPrChange>
          </w:rPr>
          <w:t xml:space="preserve"> Pandas</w:t>
        </w:r>
      </w:ins>
    </w:p>
    <w:p w14:paraId="1D76CEF3" w14:textId="77777777" w:rsidR="00F1302C" w:rsidRPr="004A1522" w:rsidRDefault="00F1302C" w:rsidP="00F1302C">
      <w:pPr>
        <w:pStyle w:val="NormalWeb"/>
        <w:rPr>
          <w:ins w:id="765" w:author="Author" w:date="2026-07-05T13:43:00Z"/>
          <w:sz w:val="20"/>
          <w:szCs w:val="20"/>
          <w:rPrChange w:id="766" w:author="Author" w:date="2026-07-05T13:45:00Z">
            <w:rPr>
              <w:ins w:id="767" w:author="Author" w:date="2026-07-05T13:43:00Z"/>
            </w:rPr>
          </w:rPrChange>
        </w:rPr>
      </w:pPr>
      <w:ins w:id="768" w:author="Author" w:date="2026-07-05T13:43:00Z">
        <w:r w:rsidRPr="004A1522">
          <w:rPr>
            <w:sz w:val="20"/>
            <w:szCs w:val="20"/>
            <w:rPrChange w:id="769" w:author="Author" w:date="2026-07-05T13:45:00Z">
              <w:rPr/>
            </w:rPrChange>
          </w:rPr>
          <w:t>Pandas is a powerful data manipulation library used for loading, cleaning, transforming, and analyzing structured data. It enabled efficient handling of missing values, aggregation of business metrics, grouping of records, and preparation of analytical datasets.</w:t>
        </w:r>
      </w:ins>
    </w:p>
    <w:p w14:paraId="71EE08BB" w14:textId="77777777" w:rsidR="00F1302C" w:rsidRPr="004A1522" w:rsidRDefault="00F1302C" w:rsidP="00F1302C">
      <w:pPr>
        <w:pStyle w:val="NormalWeb"/>
        <w:rPr>
          <w:ins w:id="770" w:author="Author" w:date="2026-07-05T13:43:00Z"/>
          <w:sz w:val="20"/>
          <w:szCs w:val="20"/>
          <w:rPrChange w:id="771" w:author="Author" w:date="2026-07-05T13:45:00Z">
            <w:rPr>
              <w:ins w:id="772" w:author="Author" w:date="2026-07-05T13:43:00Z"/>
            </w:rPr>
          </w:rPrChange>
        </w:rPr>
      </w:pPr>
      <w:ins w:id="773" w:author="Author" w:date="2026-07-05T13:43:00Z">
        <w:r w:rsidRPr="004A1522">
          <w:rPr>
            <w:sz w:val="20"/>
            <w:szCs w:val="20"/>
            <w:rPrChange w:id="774" w:author="Author" w:date="2026-07-05T13:45:00Z">
              <w:rPr/>
            </w:rPrChange>
          </w:rPr>
          <w:t>Major uses include:</w:t>
        </w:r>
      </w:ins>
    </w:p>
    <w:p w14:paraId="53D1E093" w14:textId="77777777" w:rsidR="00F1302C" w:rsidRDefault="00F1302C" w:rsidP="00F1302C">
      <w:pPr>
        <w:numPr>
          <w:ilvl w:val="0"/>
          <w:numId w:val="13"/>
        </w:numPr>
        <w:spacing w:before="100" w:beforeAutospacing="1" w:after="100" w:afterAutospacing="1"/>
        <w:rPr>
          <w:ins w:id="775" w:author="Author" w:date="2026-07-05T13:43:00Z"/>
        </w:rPr>
      </w:pPr>
      <w:ins w:id="776" w:author="Author" w:date="2026-07-05T13:43:00Z">
        <w:r>
          <w:t xml:space="preserve">Reading CSV files </w:t>
        </w:r>
      </w:ins>
    </w:p>
    <w:p w14:paraId="35A13DF2" w14:textId="77777777" w:rsidR="00F1302C" w:rsidRDefault="00F1302C" w:rsidP="00F1302C">
      <w:pPr>
        <w:numPr>
          <w:ilvl w:val="0"/>
          <w:numId w:val="13"/>
        </w:numPr>
        <w:spacing w:before="100" w:beforeAutospacing="1" w:after="100" w:afterAutospacing="1"/>
        <w:rPr>
          <w:ins w:id="777" w:author="Author" w:date="2026-07-05T13:43:00Z"/>
        </w:rPr>
      </w:pPr>
      <w:ins w:id="778" w:author="Author" w:date="2026-07-05T13:43:00Z">
        <w:r>
          <w:t xml:space="preserve">Data cleaning </w:t>
        </w:r>
      </w:ins>
    </w:p>
    <w:p w14:paraId="05D23EE4" w14:textId="77777777" w:rsidR="00F1302C" w:rsidRDefault="00F1302C" w:rsidP="00F1302C">
      <w:pPr>
        <w:numPr>
          <w:ilvl w:val="0"/>
          <w:numId w:val="13"/>
        </w:numPr>
        <w:spacing w:before="100" w:beforeAutospacing="1" w:after="100" w:afterAutospacing="1"/>
        <w:rPr>
          <w:ins w:id="779" w:author="Author" w:date="2026-07-05T13:43:00Z"/>
        </w:rPr>
      </w:pPr>
      <w:ins w:id="780" w:author="Author" w:date="2026-07-05T13:43:00Z">
        <w:r>
          <w:t xml:space="preserve">Feature engineering </w:t>
        </w:r>
      </w:ins>
    </w:p>
    <w:p w14:paraId="6DC3595D" w14:textId="77777777" w:rsidR="00F1302C" w:rsidRDefault="00F1302C" w:rsidP="00F1302C">
      <w:pPr>
        <w:numPr>
          <w:ilvl w:val="0"/>
          <w:numId w:val="13"/>
        </w:numPr>
        <w:spacing w:before="100" w:beforeAutospacing="1" w:after="100" w:afterAutospacing="1"/>
        <w:rPr>
          <w:ins w:id="781" w:author="Author" w:date="2026-07-05T13:43:00Z"/>
        </w:rPr>
      </w:pPr>
      <w:ins w:id="782" w:author="Author" w:date="2026-07-05T13:43:00Z">
        <w:r>
          <w:t xml:space="preserve">Grouping and aggregation </w:t>
        </w:r>
      </w:ins>
    </w:p>
    <w:p w14:paraId="7A4828E3" w14:textId="77777777" w:rsidR="00F1302C" w:rsidRDefault="00F1302C" w:rsidP="00F1302C">
      <w:pPr>
        <w:numPr>
          <w:ilvl w:val="0"/>
          <w:numId w:val="13"/>
        </w:numPr>
        <w:spacing w:before="100" w:beforeAutospacing="1" w:after="100" w:afterAutospacing="1"/>
        <w:rPr>
          <w:ins w:id="783" w:author="Author" w:date="2026-07-05T13:43:00Z"/>
        </w:rPr>
      </w:pPr>
      <w:ins w:id="784" w:author="Author" w:date="2026-07-05T13:43:00Z">
        <w:r>
          <w:t xml:space="preserve">Statistical summaries </w:t>
        </w:r>
      </w:ins>
    </w:p>
    <w:p w14:paraId="3D558014" w14:textId="598B0373" w:rsidR="00F1302C" w:rsidRPr="004A1522" w:rsidRDefault="00F1302C" w:rsidP="00F1302C">
      <w:pPr>
        <w:pStyle w:val="Heading3"/>
        <w:rPr>
          <w:ins w:id="785" w:author="Author" w:date="2026-07-05T13:43:00Z"/>
          <w:b/>
          <w:bCs/>
          <w:sz w:val="24"/>
          <w:szCs w:val="24"/>
          <w:rPrChange w:id="786" w:author="Author" w:date="2026-07-05T13:45:00Z">
            <w:rPr>
              <w:ins w:id="787" w:author="Author" w:date="2026-07-05T13:43:00Z"/>
            </w:rPr>
          </w:rPrChange>
        </w:rPr>
      </w:pPr>
      <w:ins w:id="788" w:author="Author" w:date="2026-07-05T13:43:00Z">
        <w:r w:rsidRPr="004A1522">
          <w:rPr>
            <w:b/>
            <w:bCs/>
            <w:sz w:val="24"/>
            <w:szCs w:val="24"/>
            <w:rPrChange w:id="789" w:author="Author" w:date="2026-07-05T13:45:00Z">
              <w:rPr/>
            </w:rPrChange>
          </w:rPr>
          <w:t>3</w:t>
        </w:r>
      </w:ins>
      <w:ins w:id="790" w:author="Author" w:date="2026-07-05T13:45:00Z">
        <w:r w:rsidRPr="004A1522">
          <w:rPr>
            <w:b/>
            <w:bCs/>
            <w:sz w:val="24"/>
            <w:szCs w:val="24"/>
            <w:rPrChange w:id="791" w:author="Author" w:date="2026-07-05T13:45:00Z">
              <w:rPr/>
            </w:rPrChange>
          </w:rPr>
          <w:t>.</w:t>
        </w:r>
      </w:ins>
      <w:ins w:id="792" w:author="Author" w:date="2026-07-05T13:43:00Z">
        <w:r w:rsidRPr="004A1522">
          <w:rPr>
            <w:b/>
            <w:bCs/>
            <w:sz w:val="24"/>
            <w:szCs w:val="24"/>
            <w:rPrChange w:id="793" w:author="Author" w:date="2026-07-05T13:45:00Z">
              <w:rPr/>
            </w:rPrChange>
          </w:rPr>
          <w:t xml:space="preserve"> NumPy</w:t>
        </w:r>
      </w:ins>
    </w:p>
    <w:p w14:paraId="141F6399" w14:textId="77777777" w:rsidR="00F1302C" w:rsidRPr="004A1522" w:rsidRDefault="00F1302C" w:rsidP="00F1302C">
      <w:pPr>
        <w:pStyle w:val="NormalWeb"/>
        <w:rPr>
          <w:ins w:id="794" w:author="Author" w:date="2026-07-05T13:43:00Z"/>
          <w:sz w:val="20"/>
          <w:szCs w:val="20"/>
          <w:rPrChange w:id="795" w:author="Author" w:date="2026-07-05T13:46:00Z">
            <w:rPr>
              <w:ins w:id="796" w:author="Author" w:date="2026-07-05T13:43:00Z"/>
            </w:rPr>
          </w:rPrChange>
        </w:rPr>
      </w:pPr>
      <w:ins w:id="797" w:author="Author" w:date="2026-07-05T13:43:00Z">
        <w:r w:rsidRPr="004A1522">
          <w:rPr>
            <w:sz w:val="20"/>
            <w:szCs w:val="20"/>
            <w:rPrChange w:id="798" w:author="Author" w:date="2026-07-05T13:46:00Z">
              <w:rPr/>
            </w:rPrChange>
          </w:rPr>
          <w:t>NumPy provides high-performance numerical computing capabilities. It was used for mathematical operations, array manipulation, and calculation of business performance metrics such as Gross Margin Percentage and Profit per Unit.</w:t>
        </w:r>
      </w:ins>
    </w:p>
    <w:p w14:paraId="133CA061" w14:textId="47971E6B" w:rsidR="00F1302C" w:rsidRPr="004A1522" w:rsidRDefault="00F1302C" w:rsidP="00F1302C">
      <w:pPr>
        <w:pStyle w:val="Heading3"/>
        <w:rPr>
          <w:ins w:id="799" w:author="Author" w:date="2026-07-05T13:43:00Z"/>
          <w:b/>
          <w:bCs/>
          <w:sz w:val="24"/>
          <w:szCs w:val="24"/>
          <w:rPrChange w:id="800" w:author="Author" w:date="2026-07-05T13:46:00Z">
            <w:rPr>
              <w:ins w:id="801" w:author="Author" w:date="2026-07-05T13:43:00Z"/>
            </w:rPr>
          </w:rPrChange>
        </w:rPr>
      </w:pPr>
      <w:ins w:id="802" w:author="Author" w:date="2026-07-05T13:43:00Z">
        <w:r w:rsidRPr="004A1522">
          <w:rPr>
            <w:b/>
            <w:bCs/>
            <w:sz w:val="24"/>
            <w:szCs w:val="24"/>
            <w:rPrChange w:id="803" w:author="Author" w:date="2026-07-05T13:46:00Z">
              <w:rPr/>
            </w:rPrChange>
          </w:rPr>
          <w:t>4</w:t>
        </w:r>
      </w:ins>
      <w:ins w:id="804" w:author="Author" w:date="2026-07-05T13:45:00Z">
        <w:r w:rsidRPr="004A1522">
          <w:rPr>
            <w:b/>
            <w:bCs/>
            <w:sz w:val="24"/>
            <w:szCs w:val="24"/>
            <w:rPrChange w:id="805" w:author="Author" w:date="2026-07-05T13:46:00Z">
              <w:rPr/>
            </w:rPrChange>
          </w:rPr>
          <w:t>.</w:t>
        </w:r>
      </w:ins>
      <w:ins w:id="806" w:author="Author" w:date="2026-07-05T13:43:00Z">
        <w:r w:rsidRPr="004A1522">
          <w:rPr>
            <w:b/>
            <w:bCs/>
            <w:sz w:val="24"/>
            <w:szCs w:val="24"/>
            <w:rPrChange w:id="807" w:author="Author" w:date="2026-07-05T13:46:00Z">
              <w:rPr/>
            </w:rPrChange>
          </w:rPr>
          <w:t xml:space="preserve"> Matplotlib</w:t>
        </w:r>
      </w:ins>
    </w:p>
    <w:p w14:paraId="17E15AC5" w14:textId="77777777" w:rsidR="00F1302C" w:rsidRPr="004A1522" w:rsidRDefault="00F1302C" w:rsidP="00F1302C">
      <w:pPr>
        <w:pStyle w:val="NormalWeb"/>
        <w:rPr>
          <w:ins w:id="808" w:author="Author" w:date="2026-07-05T13:43:00Z"/>
          <w:sz w:val="20"/>
          <w:szCs w:val="20"/>
          <w:rPrChange w:id="809" w:author="Author" w:date="2026-07-05T13:46:00Z">
            <w:rPr>
              <w:ins w:id="810" w:author="Author" w:date="2026-07-05T13:43:00Z"/>
            </w:rPr>
          </w:rPrChange>
        </w:rPr>
      </w:pPr>
      <w:ins w:id="811" w:author="Author" w:date="2026-07-05T13:43:00Z">
        <w:r w:rsidRPr="004A1522">
          <w:rPr>
            <w:sz w:val="20"/>
            <w:szCs w:val="20"/>
            <w:rPrChange w:id="812" w:author="Author" w:date="2026-07-05T13:46:00Z">
              <w:rPr/>
            </w:rPrChange>
          </w:rPr>
          <w:t>Matplotlib was used to create static visualizations for the research paper, including histograms, bar charts, and Pareto charts. These figures provide a clear representation of sales distributions and profitability patterns.</w:t>
        </w:r>
      </w:ins>
    </w:p>
    <w:p w14:paraId="3B63ED84" w14:textId="60320760" w:rsidR="00F1302C" w:rsidRPr="004A1522" w:rsidRDefault="00F1302C" w:rsidP="00F1302C">
      <w:pPr>
        <w:pStyle w:val="Heading3"/>
        <w:rPr>
          <w:ins w:id="813" w:author="Author" w:date="2026-07-05T13:43:00Z"/>
          <w:b/>
          <w:bCs/>
          <w:sz w:val="24"/>
          <w:szCs w:val="24"/>
          <w:rPrChange w:id="814" w:author="Author" w:date="2026-07-05T13:46:00Z">
            <w:rPr>
              <w:ins w:id="815" w:author="Author" w:date="2026-07-05T13:43:00Z"/>
            </w:rPr>
          </w:rPrChange>
        </w:rPr>
      </w:pPr>
      <w:ins w:id="816" w:author="Author" w:date="2026-07-05T13:43:00Z">
        <w:r w:rsidRPr="004A1522">
          <w:rPr>
            <w:b/>
            <w:bCs/>
            <w:sz w:val="24"/>
            <w:szCs w:val="24"/>
            <w:rPrChange w:id="817" w:author="Author" w:date="2026-07-05T13:46:00Z">
              <w:rPr/>
            </w:rPrChange>
          </w:rPr>
          <w:t>5</w:t>
        </w:r>
      </w:ins>
      <w:ins w:id="818" w:author="Author" w:date="2026-07-05T13:46:00Z">
        <w:r>
          <w:rPr>
            <w:b/>
            <w:bCs/>
            <w:sz w:val="24"/>
            <w:szCs w:val="24"/>
          </w:rPr>
          <w:t>.</w:t>
        </w:r>
      </w:ins>
      <w:ins w:id="819" w:author="Author" w:date="2026-07-05T13:43:00Z">
        <w:r w:rsidRPr="004A1522">
          <w:rPr>
            <w:b/>
            <w:bCs/>
            <w:sz w:val="24"/>
            <w:szCs w:val="24"/>
            <w:rPrChange w:id="820" w:author="Author" w:date="2026-07-05T13:46:00Z">
              <w:rPr/>
            </w:rPrChange>
          </w:rPr>
          <w:t xml:space="preserve"> Seaborn</w:t>
        </w:r>
      </w:ins>
    </w:p>
    <w:p w14:paraId="039BB267" w14:textId="77777777" w:rsidR="00F1302C" w:rsidRPr="004A1522" w:rsidRDefault="00F1302C" w:rsidP="00F1302C">
      <w:pPr>
        <w:pStyle w:val="NormalWeb"/>
        <w:rPr>
          <w:ins w:id="821" w:author="Author" w:date="2026-07-05T13:43:00Z"/>
          <w:sz w:val="20"/>
          <w:szCs w:val="20"/>
          <w:rPrChange w:id="822" w:author="Author" w:date="2026-07-05T13:46:00Z">
            <w:rPr>
              <w:ins w:id="823" w:author="Author" w:date="2026-07-05T13:43:00Z"/>
            </w:rPr>
          </w:rPrChange>
        </w:rPr>
      </w:pPr>
      <w:ins w:id="824" w:author="Author" w:date="2026-07-05T13:43:00Z">
        <w:r w:rsidRPr="004A1522">
          <w:rPr>
            <w:sz w:val="20"/>
            <w:szCs w:val="20"/>
            <w:rPrChange w:id="825" w:author="Author" w:date="2026-07-05T13:46:00Z">
              <w:rPr/>
            </w:rPrChange>
          </w:rPr>
          <w:lastRenderedPageBreak/>
          <w:t>Seaborn extends Matplotlib by offering aesthetically pleasing statistical visualizations. It was primarily used to visualize sales distributions and identify trends within the dataset.</w:t>
        </w:r>
      </w:ins>
    </w:p>
    <w:p w14:paraId="0717DDE8" w14:textId="3E326546" w:rsidR="00F1302C" w:rsidRPr="004A1522" w:rsidRDefault="00F1302C" w:rsidP="00F1302C">
      <w:pPr>
        <w:pStyle w:val="Heading3"/>
        <w:rPr>
          <w:ins w:id="826" w:author="Author" w:date="2026-07-05T13:43:00Z"/>
          <w:b/>
          <w:bCs/>
          <w:sz w:val="24"/>
          <w:szCs w:val="24"/>
          <w:rPrChange w:id="827" w:author="Author" w:date="2026-07-05T13:51:00Z">
            <w:rPr>
              <w:ins w:id="828" w:author="Author" w:date="2026-07-05T13:43:00Z"/>
            </w:rPr>
          </w:rPrChange>
        </w:rPr>
      </w:pPr>
      <w:ins w:id="829" w:author="Author" w:date="2026-07-05T13:43:00Z">
        <w:r w:rsidRPr="004A1522">
          <w:rPr>
            <w:b/>
            <w:bCs/>
            <w:sz w:val="24"/>
            <w:szCs w:val="24"/>
            <w:rPrChange w:id="830" w:author="Author" w:date="2026-07-05T13:51:00Z">
              <w:rPr/>
            </w:rPrChange>
          </w:rPr>
          <w:t>6</w:t>
        </w:r>
      </w:ins>
      <w:ins w:id="831" w:author="Author" w:date="2026-07-05T13:51:00Z">
        <w:r w:rsidR="007333BC" w:rsidRPr="004A1522">
          <w:rPr>
            <w:b/>
            <w:bCs/>
            <w:sz w:val="24"/>
            <w:szCs w:val="24"/>
            <w:rPrChange w:id="832" w:author="Author" w:date="2026-07-05T13:51:00Z">
              <w:rPr>
                <w:sz w:val="20"/>
              </w:rPr>
            </w:rPrChange>
          </w:rPr>
          <w:t>.</w:t>
        </w:r>
      </w:ins>
      <w:ins w:id="833" w:author="Author" w:date="2026-07-05T13:43:00Z">
        <w:r w:rsidRPr="004A1522">
          <w:rPr>
            <w:b/>
            <w:bCs/>
            <w:sz w:val="24"/>
            <w:szCs w:val="24"/>
            <w:rPrChange w:id="834" w:author="Author" w:date="2026-07-05T13:51:00Z">
              <w:rPr/>
            </w:rPrChange>
          </w:rPr>
          <w:t xml:space="preserve"> Plotly</w:t>
        </w:r>
      </w:ins>
    </w:p>
    <w:p w14:paraId="39A8C182" w14:textId="4AD577A1" w:rsidR="00F1302C" w:rsidRPr="004A1522" w:rsidRDefault="00F1302C" w:rsidP="00F1302C">
      <w:pPr>
        <w:pStyle w:val="NormalWeb"/>
        <w:rPr>
          <w:ins w:id="835" w:author="Author" w:date="2026-07-05T13:43:00Z"/>
          <w:sz w:val="20"/>
          <w:szCs w:val="20"/>
          <w:rPrChange w:id="836" w:author="Author" w:date="2026-07-05T13:50:00Z">
            <w:rPr>
              <w:ins w:id="837" w:author="Author" w:date="2026-07-05T13:43:00Z"/>
            </w:rPr>
          </w:rPrChange>
        </w:rPr>
      </w:pPr>
      <w:ins w:id="838" w:author="Author" w:date="2026-07-05T13:43:00Z">
        <w:r w:rsidRPr="004A1522">
          <w:rPr>
            <w:sz w:val="20"/>
            <w:szCs w:val="20"/>
            <w:rPrChange w:id="839" w:author="Author" w:date="2026-07-05T13:50:00Z">
              <w:rPr/>
            </w:rPrChange>
          </w:rPr>
          <w:t xml:space="preserve">Plotly was used to build interactive visualizations for the Streamlit dashboard. </w:t>
        </w:r>
      </w:ins>
      <w:ins w:id="840" w:author="Author" w:date="2026-07-05T13:49:00Z">
        <w:r w:rsidRPr="004A1522">
          <w:rPr>
            <w:sz w:val="20"/>
            <w:szCs w:val="20"/>
            <w:rPrChange w:id="841" w:author="Author" w:date="2026-07-05T13:50:00Z">
              <w:rPr/>
            </w:rPrChange>
          </w:rPr>
          <w:t>1</w:t>
        </w:r>
      </w:ins>
      <w:ins w:id="842" w:author="Author" w:date="2026-07-05T13:43:00Z">
        <w:r w:rsidRPr="004A1522">
          <w:rPr>
            <w:sz w:val="20"/>
            <w:szCs w:val="20"/>
            <w:rPrChange w:id="843" w:author="Author" w:date="2026-07-05T13:50:00Z">
              <w:rPr/>
            </w:rPrChange>
          </w:rPr>
          <w:t>Interactive charts such as scatter plots, bar charts, pie charts, and line charts allow users to explore the data dynamically.</w:t>
        </w:r>
      </w:ins>
    </w:p>
    <w:p w14:paraId="1A1462DC" w14:textId="22A88ACC" w:rsidR="00F1302C" w:rsidRPr="004A1522" w:rsidRDefault="00F1302C" w:rsidP="00F1302C">
      <w:pPr>
        <w:pStyle w:val="Heading3"/>
        <w:rPr>
          <w:ins w:id="844" w:author="Author" w:date="2026-07-05T13:43:00Z"/>
          <w:b/>
          <w:bCs/>
          <w:sz w:val="24"/>
          <w:szCs w:val="24"/>
          <w:rPrChange w:id="845" w:author="Author" w:date="2026-07-05T13:51:00Z">
            <w:rPr>
              <w:ins w:id="846" w:author="Author" w:date="2026-07-05T13:43:00Z"/>
            </w:rPr>
          </w:rPrChange>
        </w:rPr>
      </w:pPr>
      <w:ins w:id="847" w:author="Author" w:date="2026-07-05T13:43:00Z">
        <w:r w:rsidRPr="004A1522">
          <w:rPr>
            <w:b/>
            <w:bCs/>
            <w:sz w:val="24"/>
            <w:szCs w:val="24"/>
            <w:rPrChange w:id="848" w:author="Author" w:date="2026-07-05T13:51:00Z">
              <w:rPr/>
            </w:rPrChange>
          </w:rPr>
          <w:t>7</w:t>
        </w:r>
      </w:ins>
      <w:ins w:id="849" w:author="Author" w:date="2026-07-05T13:51:00Z">
        <w:r w:rsidR="007333BC" w:rsidRPr="004A1522">
          <w:rPr>
            <w:b/>
            <w:bCs/>
            <w:sz w:val="24"/>
            <w:szCs w:val="24"/>
            <w:rPrChange w:id="850" w:author="Author" w:date="2026-07-05T13:51:00Z">
              <w:rPr>
                <w:sz w:val="20"/>
              </w:rPr>
            </w:rPrChange>
          </w:rPr>
          <w:t>.</w:t>
        </w:r>
      </w:ins>
      <w:ins w:id="851" w:author="Author" w:date="2026-07-05T13:43:00Z">
        <w:r w:rsidRPr="004A1522">
          <w:rPr>
            <w:b/>
            <w:bCs/>
            <w:sz w:val="24"/>
            <w:szCs w:val="24"/>
            <w:rPrChange w:id="852" w:author="Author" w:date="2026-07-05T13:51:00Z">
              <w:rPr/>
            </w:rPrChange>
          </w:rPr>
          <w:t xml:space="preserve"> Streamlit</w:t>
        </w:r>
      </w:ins>
    </w:p>
    <w:p w14:paraId="1B21421A" w14:textId="77777777" w:rsidR="00F1302C" w:rsidRPr="004A1522" w:rsidRDefault="00F1302C" w:rsidP="00F1302C">
      <w:pPr>
        <w:pStyle w:val="NormalWeb"/>
        <w:rPr>
          <w:ins w:id="853" w:author="Author" w:date="2026-07-05T13:43:00Z"/>
          <w:sz w:val="20"/>
          <w:szCs w:val="20"/>
          <w:rPrChange w:id="854" w:author="Author" w:date="2026-07-05T13:50:00Z">
            <w:rPr>
              <w:ins w:id="855" w:author="Author" w:date="2026-07-05T13:43:00Z"/>
            </w:rPr>
          </w:rPrChange>
        </w:rPr>
      </w:pPr>
      <w:ins w:id="856" w:author="Author" w:date="2026-07-05T13:43:00Z">
        <w:r w:rsidRPr="004A1522">
          <w:rPr>
            <w:sz w:val="20"/>
            <w:szCs w:val="20"/>
            <w:rPrChange w:id="857" w:author="Author" w:date="2026-07-05T13:50:00Z">
              <w:rPr/>
            </w:rPrChange>
          </w:rPr>
          <w:t>Streamlit was used to develop an interactive business dashboard. It provides an intuitive interface for stakeholders to explore profitability metrics, filter data, and analyze product performance without writing code.</w:t>
        </w:r>
      </w:ins>
    </w:p>
    <w:p w14:paraId="65F1B16A" w14:textId="18638E8F" w:rsidR="00F1302C" w:rsidRPr="004A1522" w:rsidRDefault="00F1302C" w:rsidP="00F1302C">
      <w:pPr>
        <w:pStyle w:val="Heading3"/>
        <w:rPr>
          <w:ins w:id="858" w:author="Author" w:date="2026-07-05T13:43:00Z"/>
          <w:b/>
          <w:bCs/>
          <w:sz w:val="24"/>
          <w:szCs w:val="24"/>
          <w:rPrChange w:id="859" w:author="Author" w:date="2026-07-05T13:51:00Z">
            <w:rPr>
              <w:ins w:id="860" w:author="Author" w:date="2026-07-05T13:43:00Z"/>
            </w:rPr>
          </w:rPrChange>
        </w:rPr>
      </w:pPr>
      <w:ins w:id="861" w:author="Author" w:date="2026-07-05T13:43:00Z">
        <w:r w:rsidRPr="004A1522">
          <w:rPr>
            <w:b/>
            <w:bCs/>
            <w:sz w:val="24"/>
            <w:szCs w:val="24"/>
            <w:rPrChange w:id="862" w:author="Author" w:date="2026-07-05T13:51:00Z">
              <w:rPr/>
            </w:rPrChange>
          </w:rPr>
          <w:t>8</w:t>
        </w:r>
      </w:ins>
      <w:ins w:id="863" w:author="Author" w:date="2026-07-05T13:51:00Z">
        <w:r w:rsidR="007333BC" w:rsidRPr="004A1522">
          <w:rPr>
            <w:b/>
            <w:bCs/>
            <w:sz w:val="24"/>
            <w:szCs w:val="24"/>
            <w:rPrChange w:id="864" w:author="Author" w:date="2026-07-05T13:51:00Z">
              <w:rPr>
                <w:sz w:val="20"/>
              </w:rPr>
            </w:rPrChange>
          </w:rPr>
          <w:t>.</w:t>
        </w:r>
      </w:ins>
      <w:ins w:id="865" w:author="Author" w:date="2026-07-05T13:43:00Z">
        <w:r w:rsidRPr="004A1522">
          <w:rPr>
            <w:b/>
            <w:bCs/>
            <w:sz w:val="24"/>
            <w:szCs w:val="24"/>
            <w:rPrChange w:id="866" w:author="Author" w:date="2026-07-05T13:51:00Z">
              <w:rPr/>
            </w:rPrChange>
          </w:rPr>
          <w:t xml:space="preserve"> Jupyter Notebook</w:t>
        </w:r>
      </w:ins>
    </w:p>
    <w:p w14:paraId="043024C6" w14:textId="77777777" w:rsidR="00F1302C" w:rsidRPr="004A1522" w:rsidRDefault="00F1302C" w:rsidP="00F1302C">
      <w:pPr>
        <w:pStyle w:val="NormalWeb"/>
        <w:rPr>
          <w:ins w:id="867" w:author="Author" w:date="2026-07-05T13:43:00Z"/>
          <w:sz w:val="20"/>
          <w:szCs w:val="20"/>
          <w:rPrChange w:id="868" w:author="Author" w:date="2026-07-05T13:50:00Z">
            <w:rPr>
              <w:ins w:id="869" w:author="Author" w:date="2026-07-05T13:43:00Z"/>
            </w:rPr>
          </w:rPrChange>
        </w:rPr>
      </w:pPr>
      <w:ins w:id="870" w:author="Author" w:date="2026-07-05T13:43:00Z">
        <w:r w:rsidRPr="004A1522">
          <w:rPr>
            <w:sz w:val="20"/>
            <w:szCs w:val="20"/>
            <w:rPrChange w:id="871" w:author="Author" w:date="2026-07-05T13:50:00Z">
              <w:rPr/>
            </w:rPrChange>
          </w:rPr>
          <w:t>Jupyter Notebook served as the primary development environment for exploratory data analysis, experimentation, visualization, and documentation of analytical workflows.</w:t>
        </w:r>
      </w:ins>
    </w:p>
    <w:p w14:paraId="45FF7DAC" w14:textId="000A05E9" w:rsidR="00F1302C" w:rsidRPr="004A1522" w:rsidRDefault="00F1302C" w:rsidP="00F1302C">
      <w:pPr>
        <w:pStyle w:val="Heading3"/>
        <w:rPr>
          <w:ins w:id="872" w:author="Author" w:date="2026-07-05T13:43:00Z"/>
          <w:b/>
          <w:bCs/>
          <w:sz w:val="24"/>
          <w:szCs w:val="24"/>
          <w:rPrChange w:id="873" w:author="Author" w:date="2026-07-05T13:51:00Z">
            <w:rPr>
              <w:ins w:id="874" w:author="Author" w:date="2026-07-05T13:43:00Z"/>
            </w:rPr>
          </w:rPrChange>
        </w:rPr>
      </w:pPr>
      <w:ins w:id="875" w:author="Author" w:date="2026-07-05T13:43:00Z">
        <w:r w:rsidRPr="004A1522">
          <w:rPr>
            <w:b/>
            <w:bCs/>
            <w:sz w:val="24"/>
            <w:szCs w:val="24"/>
            <w:rPrChange w:id="876" w:author="Author" w:date="2026-07-05T13:51:00Z">
              <w:rPr/>
            </w:rPrChange>
          </w:rPr>
          <w:t>9</w:t>
        </w:r>
      </w:ins>
      <w:ins w:id="877" w:author="Author" w:date="2026-07-05T13:51:00Z">
        <w:r w:rsidR="007333BC" w:rsidRPr="004A1522">
          <w:rPr>
            <w:b/>
            <w:bCs/>
            <w:sz w:val="24"/>
            <w:szCs w:val="24"/>
            <w:rPrChange w:id="878" w:author="Author" w:date="2026-07-05T13:51:00Z">
              <w:rPr>
                <w:sz w:val="20"/>
              </w:rPr>
            </w:rPrChange>
          </w:rPr>
          <w:t>.</w:t>
        </w:r>
      </w:ins>
      <w:ins w:id="879" w:author="Author" w:date="2026-07-05T13:43:00Z">
        <w:r w:rsidRPr="004A1522">
          <w:rPr>
            <w:b/>
            <w:bCs/>
            <w:sz w:val="24"/>
            <w:szCs w:val="24"/>
            <w:rPrChange w:id="880" w:author="Author" w:date="2026-07-05T13:51:00Z">
              <w:rPr/>
            </w:rPrChange>
          </w:rPr>
          <w:t xml:space="preserve"> Visual Studio Code</w:t>
        </w:r>
      </w:ins>
    </w:p>
    <w:p w14:paraId="7584FCBC" w14:textId="77777777" w:rsidR="00F1302C" w:rsidRPr="004A1522" w:rsidRDefault="00F1302C" w:rsidP="00F1302C">
      <w:pPr>
        <w:pStyle w:val="NormalWeb"/>
        <w:rPr>
          <w:ins w:id="881" w:author="Author" w:date="2026-07-05T13:43:00Z"/>
          <w:sz w:val="20"/>
          <w:szCs w:val="20"/>
          <w:rPrChange w:id="882" w:author="Author" w:date="2026-07-05T13:50:00Z">
            <w:rPr>
              <w:ins w:id="883" w:author="Author" w:date="2026-07-05T13:43:00Z"/>
            </w:rPr>
          </w:rPrChange>
        </w:rPr>
      </w:pPr>
      <w:ins w:id="884" w:author="Author" w:date="2026-07-05T13:43:00Z">
        <w:r w:rsidRPr="004A1522">
          <w:rPr>
            <w:sz w:val="20"/>
            <w:szCs w:val="20"/>
            <w:rPrChange w:id="885" w:author="Author" w:date="2026-07-05T13:50:00Z">
              <w:rPr/>
            </w:rPrChange>
          </w:rPr>
          <w:t>Visual Studio Code was used to develop and organize the project structure, manage source code, and deploy the Streamlit application.</w:t>
        </w:r>
      </w:ins>
    </w:p>
    <w:p w14:paraId="09E09C8E" w14:textId="4380687A" w:rsidR="00F1302C" w:rsidRPr="004A1522" w:rsidRDefault="00F1302C" w:rsidP="00F1302C">
      <w:pPr>
        <w:pStyle w:val="Heading2"/>
        <w:rPr>
          <w:ins w:id="886" w:author="Author" w:date="2026-07-05T13:43:00Z"/>
          <w:rFonts w:eastAsia="Times New Roman"/>
          <w:b/>
          <w:bCs/>
          <w:sz w:val="28"/>
          <w:szCs w:val="28"/>
          <w:rPrChange w:id="887" w:author="Author" w:date="2026-07-05T13:52:00Z">
            <w:rPr>
              <w:ins w:id="888" w:author="Author" w:date="2026-07-05T13:43:00Z"/>
              <w:rFonts w:eastAsia="Times New Roman"/>
              <w:b/>
              <w:bCs/>
              <w:sz w:val="32"/>
              <w:szCs w:val="32"/>
            </w:rPr>
          </w:rPrChange>
        </w:rPr>
      </w:pPr>
      <w:ins w:id="889" w:author="Author" w:date="2026-07-05T13:43:00Z">
        <w:r w:rsidRPr="004A1522">
          <w:rPr>
            <w:b/>
            <w:bCs/>
            <w:sz w:val="28"/>
            <w:szCs w:val="28"/>
            <w:rPrChange w:id="890" w:author="Author" w:date="2026-07-05T13:52:00Z">
              <w:rPr>
                <w:b/>
                <w:bCs/>
                <w:sz w:val="32"/>
                <w:szCs w:val="32"/>
              </w:rPr>
            </w:rPrChange>
          </w:rPr>
          <w:t xml:space="preserve"> Research Methodology</w:t>
        </w:r>
      </w:ins>
    </w:p>
    <w:p w14:paraId="08E2A890" w14:textId="77777777" w:rsidR="00F1302C" w:rsidRPr="004A1522" w:rsidRDefault="00F1302C" w:rsidP="00F1302C">
      <w:pPr>
        <w:pStyle w:val="NormalWeb"/>
        <w:rPr>
          <w:ins w:id="891" w:author="Author" w:date="2026-07-05T13:43:00Z"/>
          <w:sz w:val="20"/>
          <w:szCs w:val="20"/>
          <w:rPrChange w:id="892" w:author="Author" w:date="2026-07-05T13:50:00Z">
            <w:rPr>
              <w:ins w:id="893" w:author="Author" w:date="2026-07-05T13:43:00Z"/>
            </w:rPr>
          </w:rPrChange>
        </w:rPr>
      </w:pPr>
      <w:ins w:id="894" w:author="Author" w:date="2026-07-05T13:43:00Z">
        <w:r w:rsidRPr="004A1522">
          <w:rPr>
            <w:sz w:val="20"/>
            <w:szCs w:val="20"/>
            <w:rPrChange w:id="895" w:author="Author" w:date="2026-07-05T13:50:00Z">
              <w:rPr/>
            </w:rPrChange>
          </w:rPr>
          <w:t>A systematic analytical methodology was followed to transform raw transactional data into meaningful business insights. The overall workflow consists of several sequential stages, ensuring data quality and analytical accuracy.</w:t>
        </w:r>
      </w:ins>
    </w:p>
    <w:p w14:paraId="7A695FE5" w14:textId="77777777" w:rsidR="00F1302C" w:rsidRPr="004A1522" w:rsidRDefault="00F1302C" w:rsidP="00F1302C">
      <w:pPr>
        <w:pStyle w:val="Heading3"/>
        <w:rPr>
          <w:ins w:id="896" w:author="Author" w:date="2026-07-05T13:43:00Z"/>
          <w:sz w:val="22"/>
          <w:szCs w:val="22"/>
          <w:rPrChange w:id="897" w:author="Author" w:date="2026-07-05T13:52:00Z">
            <w:rPr>
              <w:ins w:id="898" w:author="Author" w:date="2026-07-05T13:43:00Z"/>
            </w:rPr>
          </w:rPrChange>
        </w:rPr>
      </w:pPr>
      <w:ins w:id="899" w:author="Author" w:date="2026-07-05T13:43:00Z">
        <w:r w:rsidRPr="004A1522">
          <w:rPr>
            <w:sz w:val="22"/>
            <w:szCs w:val="22"/>
            <w:rPrChange w:id="900" w:author="Author" w:date="2026-07-05T13:52:00Z">
              <w:rPr/>
            </w:rPrChange>
          </w:rPr>
          <w:t>Step 1: Data Collection</w:t>
        </w:r>
      </w:ins>
    </w:p>
    <w:p w14:paraId="3790CE40" w14:textId="77777777" w:rsidR="00F1302C" w:rsidRPr="004A1522" w:rsidRDefault="00F1302C" w:rsidP="00F1302C">
      <w:pPr>
        <w:pStyle w:val="NormalWeb"/>
        <w:rPr>
          <w:ins w:id="901" w:author="Author" w:date="2026-07-05T13:43:00Z"/>
          <w:sz w:val="20"/>
          <w:szCs w:val="20"/>
          <w:rPrChange w:id="902" w:author="Author" w:date="2026-07-05T13:50:00Z">
            <w:rPr>
              <w:ins w:id="903" w:author="Author" w:date="2026-07-05T13:43:00Z"/>
            </w:rPr>
          </w:rPrChange>
        </w:rPr>
      </w:pPr>
      <w:ins w:id="904" w:author="Author" w:date="2026-07-05T13:43:00Z">
        <w:r w:rsidRPr="004A1522">
          <w:rPr>
            <w:sz w:val="20"/>
            <w:szCs w:val="20"/>
            <w:rPrChange w:id="905" w:author="Author" w:date="2026-07-05T13:50:00Z">
              <w:rPr/>
            </w:rPrChange>
          </w:rPr>
          <w:t>The project began with the acquisition of the Nassau Candy Distributor transactional dataset. The dataset includes information related to customer orders, products, divisions, sales, costs, profits, shipping details, and customer locations.</w:t>
        </w:r>
      </w:ins>
    </w:p>
    <w:p w14:paraId="4945430B" w14:textId="77777777" w:rsidR="00F1302C" w:rsidRPr="004A1522" w:rsidRDefault="00F1302C" w:rsidP="00F1302C">
      <w:pPr>
        <w:pStyle w:val="Heading3"/>
        <w:rPr>
          <w:ins w:id="906" w:author="Author" w:date="2026-07-05T13:43:00Z"/>
          <w:sz w:val="22"/>
          <w:szCs w:val="22"/>
          <w:rPrChange w:id="907" w:author="Author" w:date="2026-07-05T13:52:00Z">
            <w:rPr>
              <w:ins w:id="908" w:author="Author" w:date="2026-07-05T13:43:00Z"/>
            </w:rPr>
          </w:rPrChange>
        </w:rPr>
      </w:pPr>
      <w:ins w:id="909" w:author="Author" w:date="2026-07-05T13:43:00Z">
        <w:r w:rsidRPr="004A1522">
          <w:rPr>
            <w:sz w:val="22"/>
            <w:szCs w:val="22"/>
            <w:rPrChange w:id="910" w:author="Author" w:date="2026-07-05T13:52:00Z">
              <w:rPr/>
            </w:rPrChange>
          </w:rPr>
          <w:t>Step 2: Data Understanding</w:t>
        </w:r>
      </w:ins>
    </w:p>
    <w:p w14:paraId="0129D604" w14:textId="77777777" w:rsidR="00F1302C" w:rsidRPr="004A1522" w:rsidRDefault="00F1302C" w:rsidP="00F1302C">
      <w:pPr>
        <w:pStyle w:val="NormalWeb"/>
        <w:rPr>
          <w:ins w:id="911" w:author="Author" w:date="2026-07-05T13:43:00Z"/>
          <w:sz w:val="20"/>
          <w:szCs w:val="20"/>
          <w:rPrChange w:id="912" w:author="Author" w:date="2026-07-05T13:50:00Z">
            <w:rPr>
              <w:ins w:id="913" w:author="Author" w:date="2026-07-05T13:43:00Z"/>
            </w:rPr>
          </w:rPrChange>
        </w:rPr>
      </w:pPr>
      <w:ins w:id="914" w:author="Author" w:date="2026-07-05T13:43:00Z">
        <w:r w:rsidRPr="004A1522">
          <w:rPr>
            <w:sz w:val="20"/>
            <w:szCs w:val="20"/>
            <w:rPrChange w:id="915" w:author="Author" w:date="2026-07-05T13:50:00Z">
              <w:rPr/>
            </w:rPrChange>
          </w:rPr>
          <w:t>The dataset was explored to understand:</w:t>
        </w:r>
      </w:ins>
    </w:p>
    <w:p w14:paraId="3D0402D6" w14:textId="77777777" w:rsidR="00F1302C" w:rsidRPr="004A1522" w:rsidRDefault="00F1302C" w:rsidP="00F1302C">
      <w:pPr>
        <w:numPr>
          <w:ilvl w:val="0"/>
          <w:numId w:val="14"/>
        </w:numPr>
        <w:spacing w:before="100" w:beforeAutospacing="1" w:after="100" w:afterAutospacing="1"/>
        <w:rPr>
          <w:ins w:id="916" w:author="Author" w:date="2026-07-05T13:43:00Z"/>
          <w:rPrChange w:id="917" w:author="Author" w:date="2026-07-05T13:50:00Z">
            <w:rPr>
              <w:ins w:id="918" w:author="Author" w:date="2026-07-05T13:43:00Z"/>
            </w:rPr>
          </w:rPrChange>
        </w:rPr>
      </w:pPr>
      <w:ins w:id="919" w:author="Author" w:date="2026-07-05T13:43:00Z">
        <w:r w:rsidRPr="004A1522">
          <w:rPr>
            <w:rPrChange w:id="920" w:author="Author" w:date="2026-07-05T13:50:00Z">
              <w:rPr/>
            </w:rPrChange>
          </w:rPr>
          <w:t xml:space="preserve">Number of observations </w:t>
        </w:r>
      </w:ins>
    </w:p>
    <w:p w14:paraId="5DEDAC1A" w14:textId="77777777" w:rsidR="00F1302C" w:rsidRPr="004A1522" w:rsidRDefault="00F1302C" w:rsidP="00F1302C">
      <w:pPr>
        <w:numPr>
          <w:ilvl w:val="0"/>
          <w:numId w:val="14"/>
        </w:numPr>
        <w:spacing w:before="100" w:beforeAutospacing="1" w:after="100" w:afterAutospacing="1"/>
        <w:rPr>
          <w:ins w:id="921" w:author="Author" w:date="2026-07-05T13:43:00Z"/>
          <w:rPrChange w:id="922" w:author="Author" w:date="2026-07-05T13:50:00Z">
            <w:rPr>
              <w:ins w:id="923" w:author="Author" w:date="2026-07-05T13:43:00Z"/>
            </w:rPr>
          </w:rPrChange>
        </w:rPr>
      </w:pPr>
      <w:ins w:id="924" w:author="Author" w:date="2026-07-05T13:43:00Z">
        <w:r w:rsidRPr="004A1522">
          <w:rPr>
            <w:rPrChange w:id="925" w:author="Author" w:date="2026-07-05T13:50:00Z">
              <w:rPr/>
            </w:rPrChange>
          </w:rPr>
          <w:t xml:space="preserve">Data types </w:t>
        </w:r>
      </w:ins>
    </w:p>
    <w:p w14:paraId="01F03704" w14:textId="77777777" w:rsidR="00F1302C" w:rsidRPr="004A1522" w:rsidRDefault="00F1302C" w:rsidP="00F1302C">
      <w:pPr>
        <w:numPr>
          <w:ilvl w:val="0"/>
          <w:numId w:val="14"/>
        </w:numPr>
        <w:spacing w:before="100" w:beforeAutospacing="1" w:after="100" w:afterAutospacing="1"/>
        <w:rPr>
          <w:ins w:id="926" w:author="Author" w:date="2026-07-05T13:43:00Z"/>
          <w:rPrChange w:id="927" w:author="Author" w:date="2026-07-05T13:50:00Z">
            <w:rPr>
              <w:ins w:id="928" w:author="Author" w:date="2026-07-05T13:43:00Z"/>
            </w:rPr>
          </w:rPrChange>
        </w:rPr>
      </w:pPr>
      <w:ins w:id="929" w:author="Author" w:date="2026-07-05T13:43:00Z">
        <w:r w:rsidRPr="004A1522">
          <w:rPr>
            <w:rPrChange w:id="930" w:author="Author" w:date="2026-07-05T13:50:00Z">
              <w:rPr/>
            </w:rPrChange>
          </w:rPr>
          <w:t xml:space="preserve">Missing values </w:t>
        </w:r>
      </w:ins>
    </w:p>
    <w:p w14:paraId="777B588F" w14:textId="77777777" w:rsidR="00F1302C" w:rsidRPr="004A1522" w:rsidRDefault="00F1302C" w:rsidP="00F1302C">
      <w:pPr>
        <w:numPr>
          <w:ilvl w:val="0"/>
          <w:numId w:val="14"/>
        </w:numPr>
        <w:spacing w:before="100" w:beforeAutospacing="1" w:after="100" w:afterAutospacing="1"/>
        <w:rPr>
          <w:ins w:id="931" w:author="Author" w:date="2026-07-05T13:43:00Z"/>
          <w:rPrChange w:id="932" w:author="Author" w:date="2026-07-05T13:50:00Z">
            <w:rPr>
              <w:ins w:id="933" w:author="Author" w:date="2026-07-05T13:43:00Z"/>
            </w:rPr>
          </w:rPrChange>
        </w:rPr>
      </w:pPr>
      <w:ins w:id="934" w:author="Author" w:date="2026-07-05T13:43:00Z">
        <w:r w:rsidRPr="004A1522">
          <w:rPr>
            <w:rPrChange w:id="935" w:author="Author" w:date="2026-07-05T13:50:00Z">
              <w:rPr/>
            </w:rPrChange>
          </w:rPr>
          <w:t xml:space="preserve">Statistical summaries </w:t>
        </w:r>
      </w:ins>
    </w:p>
    <w:p w14:paraId="52016A6D" w14:textId="77777777" w:rsidR="00F1302C" w:rsidRPr="004A1522" w:rsidRDefault="00F1302C" w:rsidP="00F1302C">
      <w:pPr>
        <w:numPr>
          <w:ilvl w:val="0"/>
          <w:numId w:val="14"/>
        </w:numPr>
        <w:spacing w:before="100" w:beforeAutospacing="1" w:after="100" w:afterAutospacing="1"/>
        <w:rPr>
          <w:ins w:id="936" w:author="Author" w:date="2026-07-05T13:43:00Z"/>
          <w:rPrChange w:id="937" w:author="Author" w:date="2026-07-05T13:50:00Z">
            <w:rPr>
              <w:ins w:id="938" w:author="Author" w:date="2026-07-05T13:43:00Z"/>
            </w:rPr>
          </w:rPrChange>
        </w:rPr>
      </w:pPr>
      <w:ins w:id="939" w:author="Author" w:date="2026-07-05T13:43:00Z">
        <w:r w:rsidRPr="004A1522">
          <w:rPr>
            <w:rPrChange w:id="940" w:author="Author" w:date="2026-07-05T13:50:00Z">
              <w:rPr/>
            </w:rPrChange>
          </w:rPr>
          <w:t xml:space="preserve">Distribution of variables </w:t>
        </w:r>
      </w:ins>
    </w:p>
    <w:p w14:paraId="1B5CA78C" w14:textId="77777777" w:rsidR="00F1302C" w:rsidRPr="004A1522" w:rsidRDefault="00F1302C" w:rsidP="00F1302C">
      <w:pPr>
        <w:pStyle w:val="NormalWeb"/>
        <w:rPr>
          <w:ins w:id="941" w:author="Author" w:date="2026-07-05T13:43:00Z"/>
          <w:sz w:val="20"/>
          <w:szCs w:val="20"/>
          <w:rPrChange w:id="942" w:author="Author" w:date="2026-07-05T13:50:00Z">
            <w:rPr>
              <w:ins w:id="943" w:author="Author" w:date="2026-07-05T13:43:00Z"/>
            </w:rPr>
          </w:rPrChange>
        </w:rPr>
      </w:pPr>
      <w:ins w:id="944" w:author="Author" w:date="2026-07-05T13:43:00Z">
        <w:r w:rsidRPr="004A1522">
          <w:rPr>
            <w:sz w:val="20"/>
            <w:szCs w:val="20"/>
            <w:rPrChange w:id="945" w:author="Author" w:date="2026-07-05T13:50:00Z">
              <w:rPr/>
            </w:rPrChange>
          </w:rPr>
          <w:t>This initial assessment helped identify data quality issues requiring correction.</w:t>
        </w:r>
      </w:ins>
    </w:p>
    <w:p w14:paraId="4C94786E" w14:textId="77777777" w:rsidR="00F1302C" w:rsidRPr="004A1522" w:rsidRDefault="00F1302C" w:rsidP="00F1302C">
      <w:pPr>
        <w:pStyle w:val="Heading3"/>
        <w:rPr>
          <w:ins w:id="946" w:author="Author" w:date="2026-07-05T13:43:00Z"/>
          <w:sz w:val="22"/>
          <w:szCs w:val="22"/>
          <w:rPrChange w:id="947" w:author="Author" w:date="2026-07-05T13:52:00Z">
            <w:rPr>
              <w:ins w:id="948" w:author="Author" w:date="2026-07-05T13:43:00Z"/>
            </w:rPr>
          </w:rPrChange>
        </w:rPr>
      </w:pPr>
      <w:ins w:id="949" w:author="Author" w:date="2026-07-05T13:43:00Z">
        <w:r w:rsidRPr="004A1522">
          <w:rPr>
            <w:sz w:val="22"/>
            <w:szCs w:val="22"/>
            <w:rPrChange w:id="950" w:author="Author" w:date="2026-07-05T13:52:00Z">
              <w:rPr/>
            </w:rPrChange>
          </w:rPr>
          <w:t>Step 3: Data Cleaning</w:t>
        </w:r>
      </w:ins>
    </w:p>
    <w:p w14:paraId="76DCF43E" w14:textId="77777777" w:rsidR="00F1302C" w:rsidRPr="004A1522" w:rsidRDefault="00F1302C" w:rsidP="00F1302C">
      <w:pPr>
        <w:pStyle w:val="NormalWeb"/>
        <w:rPr>
          <w:ins w:id="951" w:author="Author" w:date="2026-07-05T13:43:00Z"/>
          <w:sz w:val="20"/>
          <w:szCs w:val="20"/>
          <w:rPrChange w:id="952" w:author="Author" w:date="2026-07-05T13:50:00Z">
            <w:rPr>
              <w:ins w:id="953" w:author="Author" w:date="2026-07-05T13:43:00Z"/>
            </w:rPr>
          </w:rPrChange>
        </w:rPr>
      </w:pPr>
      <w:ins w:id="954" w:author="Author" w:date="2026-07-05T13:43:00Z">
        <w:r w:rsidRPr="004A1522">
          <w:rPr>
            <w:sz w:val="20"/>
            <w:szCs w:val="20"/>
            <w:rPrChange w:id="955" w:author="Author" w:date="2026-07-05T13:50:00Z">
              <w:rPr/>
            </w:rPrChange>
          </w:rPr>
          <w:t>The dataset underwent preprocessing to improve reliability by:</w:t>
        </w:r>
      </w:ins>
    </w:p>
    <w:p w14:paraId="1592D806" w14:textId="77777777" w:rsidR="00F1302C" w:rsidRPr="004A1522" w:rsidRDefault="00F1302C" w:rsidP="00F1302C">
      <w:pPr>
        <w:numPr>
          <w:ilvl w:val="0"/>
          <w:numId w:val="15"/>
        </w:numPr>
        <w:spacing w:before="100" w:beforeAutospacing="1" w:after="100" w:afterAutospacing="1"/>
        <w:rPr>
          <w:ins w:id="956" w:author="Author" w:date="2026-07-05T13:43:00Z"/>
          <w:rPrChange w:id="957" w:author="Author" w:date="2026-07-05T13:50:00Z">
            <w:rPr>
              <w:ins w:id="958" w:author="Author" w:date="2026-07-05T13:43:00Z"/>
            </w:rPr>
          </w:rPrChange>
        </w:rPr>
      </w:pPr>
      <w:ins w:id="959" w:author="Author" w:date="2026-07-05T13:43:00Z">
        <w:r w:rsidRPr="004A1522">
          <w:rPr>
            <w:rPrChange w:id="960" w:author="Author" w:date="2026-07-05T13:50:00Z">
              <w:rPr/>
            </w:rPrChange>
          </w:rPr>
          <w:t xml:space="preserve">Converting date fields into datetime format </w:t>
        </w:r>
      </w:ins>
    </w:p>
    <w:p w14:paraId="3D762E6E" w14:textId="77777777" w:rsidR="00F1302C" w:rsidRPr="004A1522" w:rsidRDefault="00F1302C" w:rsidP="00F1302C">
      <w:pPr>
        <w:numPr>
          <w:ilvl w:val="0"/>
          <w:numId w:val="15"/>
        </w:numPr>
        <w:spacing w:before="100" w:beforeAutospacing="1" w:after="100" w:afterAutospacing="1"/>
        <w:rPr>
          <w:ins w:id="961" w:author="Author" w:date="2026-07-05T13:43:00Z"/>
          <w:rPrChange w:id="962" w:author="Author" w:date="2026-07-05T13:50:00Z">
            <w:rPr>
              <w:ins w:id="963" w:author="Author" w:date="2026-07-05T13:43:00Z"/>
            </w:rPr>
          </w:rPrChange>
        </w:rPr>
      </w:pPr>
      <w:ins w:id="964" w:author="Author" w:date="2026-07-05T13:43:00Z">
        <w:r w:rsidRPr="004A1522">
          <w:rPr>
            <w:rPrChange w:id="965" w:author="Author" w:date="2026-07-05T13:50:00Z">
              <w:rPr/>
            </w:rPrChange>
          </w:rPr>
          <w:t xml:space="preserve">Handling missing values </w:t>
        </w:r>
      </w:ins>
    </w:p>
    <w:p w14:paraId="79DFFA0A" w14:textId="77777777" w:rsidR="00F1302C" w:rsidRPr="004A1522" w:rsidRDefault="00F1302C" w:rsidP="00F1302C">
      <w:pPr>
        <w:numPr>
          <w:ilvl w:val="0"/>
          <w:numId w:val="15"/>
        </w:numPr>
        <w:spacing w:before="100" w:beforeAutospacing="1" w:after="100" w:afterAutospacing="1"/>
        <w:rPr>
          <w:ins w:id="966" w:author="Author" w:date="2026-07-05T13:43:00Z"/>
          <w:rPrChange w:id="967" w:author="Author" w:date="2026-07-05T13:50:00Z">
            <w:rPr>
              <w:ins w:id="968" w:author="Author" w:date="2026-07-05T13:43:00Z"/>
            </w:rPr>
          </w:rPrChange>
        </w:rPr>
      </w:pPr>
      <w:ins w:id="969" w:author="Author" w:date="2026-07-05T13:43:00Z">
        <w:r w:rsidRPr="004A1522">
          <w:rPr>
            <w:rPrChange w:id="970" w:author="Author" w:date="2026-07-05T13:50:00Z">
              <w:rPr/>
            </w:rPrChange>
          </w:rPr>
          <w:t xml:space="preserve">Removing invalid sales records </w:t>
        </w:r>
      </w:ins>
    </w:p>
    <w:p w14:paraId="208847CC" w14:textId="77777777" w:rsidR="00F1302C" w:rsidRPr="004A1522" w:rsidRDefault="00F1302C" w:rsidP="00F1302C">
      <w:pPr>
        <w:numPr>
          <w:ilvl w:val="0"/>
          <w:numId w:val="15"/>
        </w:numPr>
        <w:spacing w:before="100" w:beforeAutospacing="1" w:after="100" w:afterAutospacing="1"/>
        <w:rPr>
          <w:ins w:id="971" w:author="Author" w:date="2026-07-05T13:43:00Z"/>
          <w:rPrChange w:id="972" w:author="Author" w:date="2026-07-05T13:50:00Z">
            <w:rPr>
              <w:ins w:id="973" w:author="Author" w:date="2026-07-05T13:43:00Z"/>
            </w:rPr>
          </w:rPrChange>
        </w:rPr>
      </w:pPr>
      <w:ins w:id="974" w:author="Author" w:date="2026-07-05T13:43:00Z">
        <w:r w:rsidRPr="004A1522">
          <w:rPr>
            <w:rPrChange w:id="975" w:author="Author" w:date="2026-07-05T13:50:00Z">
              <w:rPr/>
            </w:rPrChange>
          </w:rPr>
          <w:t xml:space="preserve">Removing negative cost values </w:t>
        </w:r>
      </w:ins>
    </w:p>
    <w:p w14:paraId="273721D2" w14:textId="77777777" w:rsidR="00F1302C" w:rsidRPr="004A1522" w:rsidRDefault="00F1302C" w:rsidP="00F1302C">
      <w:pPr>
        <w:numPr>
          <w:ilvl w:val="0"/>
          <w:numId w:val="15"/>
        </w:numPr>
        <w:spacing w:before="100" w:beforeAutospacing="1" w:after="100" w:afterAutospacing="1"/>
        <w:rPr>
          <w:ins w:id="976" w:author="Author" w:date="2026-07-05T13:43:00Z"/>
          <w:rPrChange w:id="977" w:author="Author" w:date="2026-07-05T13:50:00Z">
            <w:rPr>
              <w:ins w:id="978" w:author="Author" w:date="2026-07-05T13:43:00Z"/>
            </w:rPr>
          </w:rPrChange>
        </w:rPr>
      </w:pPr>
      <w:ins w:id="979" w:author="Author" w:date="2026-07-05T13:43:00Z">
        <w:r w:rsidRPr="004A1522">
          <w:rPr>
            <w:rPrChange w:id="980" w:author="Author" w:date="2026-07-05T13:50:00Z">
              <w:rPr/>
            </w:rPrChange>
          </w:rPr>
          <w:t xml:space="preserve">Standardizing categorical labels </w:t>
        </w:r>
      </w:ins>
    </w:p>
    <w:p w14:paraId="09193E6C" w14:textId="77777777" w:rsidR="00F1302C" w:rsidRPr="004A1522" w:rsidRDefault="00F1302C" w:rsidP="00F1302C">
      <w:pPr>
        <w:pStyle w:val="Heading3"/>
        <w:rPr>
          <w:ins w:id="981" w:author="Author" w:date="2026-07-05T13:43:00Z"/>
          <w:sz w:val="22"/>
          <w:szCs w:val="22"/>
          <w:rPrChange w:id="982" w:author="Author" w:date="2026-07-05T13:52:00Z">
            <w:rPr>
              <w:ins w:id="983" w:author="Author" w:date="2026-07-05T13:43:00Z"/>
            </w:rPr>
          </w:rPrChange>
        </w:rPr>
      </w:pPr>
      <w:ins w:id="984" w:author="Author" w:date="2026-07-05T13:43:00Z">
        <w:r w:rsidRPr="004A1522">
          <w:rPr>
            <w:sz w:val="22"/>
            <w:szCs w:val="22"/>
            <w:rPrChange w:id="985" w:author="Author" w:date="2026-07-05T13:52:00Z">
              <w:rPr/>
            </w:rPrChange>
          </w:rPr>
          <w:t>Step 4: Feature Engineering</w:t>
        </w:r>
      </w:ins>
    </w:p>
    <w:p w14:paraId="287C7380" w14:textId="77777777" w:rsidR="00F1302C" w:rsidRPr="004A1522" w:rsidRDefault="00F1302C" w:rsidP="00F1302C">
      <w:pPr>
        <w:pStyle w:val="Heading3"/>
        <w:rPr>
          <w:ins w:id="986" w:author="Author" w:date="2026-07-05T13:43:00Z"/>
          <w:sz w:val="20"/>
          <w:rPrChange w:id="987" w:author="Author" w:date="2026-07-05T13:50:00Z">
            <w:rPr>
              <w:ins w:id="988" w:author="Author" w:date="2026-07-05T13:43:00Z"/>
            </w:rPr>
          </w:rPrChange>
        </w:rPr>
      </w:pPr>
      <w:ins w:id="989" w:author="Author" w:date="2026-07-05T13:43:00Z">
        <w:r w:rsidRPr="004A1522">
          <w:rPr>
            <w:sz w:val="20"/>
            <w:rPrChange w:id="990" w:author="Author" w:date="2026-07-05T13:50:00Z">
              <w:rPr/>
            </w:rPrChange>
          </w:rPr>
          <w:t>New analytical metrics were created to improve business understanding:</w:t>
        </w:r>
      </w:ins>
    </w:p>
    <w:p w14:paraId="4967CD2A" w14:textId="77777777" w:rsidR="00F1302C" w:rsidRPr="004A1522" w:rsidRDefault="00F1302C" w:rsidP="00F1302C">
      <w:pPr>
        <w:numPr>
          <w:ilvl w:val="0"/>
          <w:numId w:val="16"/>
        </w:numPr>
        <w:spacing w:before="100" w:beforeAutospacing="1" w:after="100" w:afterAutospacing="1"/>
        <w:rPr>
          <w:ins w:id="991" w:author="Author" w:date="2026-07-05T13:43:00Z"/>
          <w:rPrChange w:id="992" w:author="Author" w:date="2026-07-05T13:50:00Z">
            <w:rPr>
              <w:ins w:id="993" w:author="Author" w:date="2026-07-05T13:43:00Z"/>
            </w:rPr>
          </w:rPrChange>
        </w:rPr>
      </w:pPr>
      <w:ins w:id="994" w:author="Author" w:date="2026-07-05T13:43:00Z">
        <w:r w:rsidRPr="004A1522">
          <w:rPr>
            <w:rPrChange w:id="995" w:author="Author" w:date="2026-07-05T13:50:00Z">
              <w:rPr/>
            </w:rPrChange>
          </w:rPr>
          <w:t xml:space="preserve">Gross Margin Percentage </w:t>
        </w:r>
      </w:ins>
    </w:p>
    <w:p w14:paraId="2E36B207" w14:textId="77777777" w:rsidR="00F1302C" w:rsidRPr="004A1522" w:rsidRDefault="00F1302C" w:rsidP="00F1302C">
      <w:pPr>
        <w:numPr>
          <w:ilvl w:val="0"/>
          <w:numId w:val="16"/>
        </w:numPr>
        <w:spacing w:before="100" w:beforeAutospacing="1" w:after="100" w:afterAutospacing="1"/>
        <w:rPr>
          <w:ins w:id="996" w:author="Author" w:date="2026-07-05T13:43:00Z"/>
          <w:rPrChange w:id="997" w:author="Author" w:date="2026-07-05T13:50:00Z">
            <w:rPr>
              <w:ins w:id="998" w:author="Author" w:date="2026-07-05T13:43:00Z"/>
            </w:rPr>
          </w:rPrChange>
        </w:rPr>
      </w:pPr>
      <w:ins w:id="999" w:author="Author" w:date="2026-07-05T13:43:00Z">
        <w:r w:rsidRPr="004A1522">
          <w:rPr>
            <w:rPrChange w:id="1000" w:author="Author" w:date="2026-07-05T13:50:00Z">
              <w:rPr/>
            </w:rPrChange>
          </w:rPr>
          <w:t xml:space="preserve">Profit per Unit </w:t>
        </w:r>
      </w:ins>
    </w:p>
    <w:p w14:paraId="0358945B" w14:textId="77777777" w:rsidR="00F1302C" w:rsidRPr="004A1522" w:rsidRDefault="00F1302C" w:rsidP="00F1302C">
      <w:pPr>
        <w:numPr>
          <w:ilvl w:val="0"/>
          <w:numId w:val="16"/>
        </w:numPr>
        <w:spacing w:before="100" w:beforeAutospacing="1" w:after="100" w:afterAutospacing="1"/>
        <w:rPr>
          <w:ins w:id="1001" w:author="Author" w:date="2026-07-05T13:43:00Z"/>
          <w:rPrChange w:id="1002" w:author="Author" w:date="2026-07-05T13:50:00Z">
            <w:rPr>
              <w:ins w:id="1003" w:author="Author" w:date="2026-07-05T13:43:00Z"/>
            </w:rPr>
          </w:rPrChange>
        </w:rPr>
      </w:pPr>
      <w:ins w:id="1004" w:author="Author" w:date="2026-07-05T13:43:00Z">
        <w:r w:rsidRPr="004A1522">
          <w:rPr>
            <w:rPrChange w:id="1005" w:author="Author" w:date="2026-07-05T13:50:00Z">
              <w:rPr/>
            </w:rPrChange>
          </w:rPr>
          <w:t xml:space="preserve">Revenue Contribution </w:t>
        </w:r>
      </w:ins>
    </w:p>
    <w:p w14:paraId="78402A6B" w14:textId="77777777" w:rsidR="00F1302C" w:rsidRPr="004A1522" w:rsidRDefault="00F1302C" w:rsidP="00F1302C">
      <w:pPr>
        <w:numPr>
          <w:ilvl w:val="0"/>
          <w:numId w:val="16"/>
        </w:numPr>
        <w:spacing w:before="100" w:beforeAutospacing="1" w:after="100" w:afterAutospacing="1"/>
        <w:rPr>
          <w:ins w:id="1006" w:author="Author" w:date="2026-07-05T13:43:00Z"/>
          <w:rPrChange w:id="1007" w:author="Author" w:date="2026-07-05T13:50:00Z">
            <w:rPr>
              <w:ins w:id="1008" w:author="Author" w:date="2026-07-05T13:43:00Z"/>
            </w:rPr>
          </w:rPrChange>
        </w:rPr>
      </w:pPr>
      <w:ins w:id="1009" w:author="Author" w:date="2026-07-05T13:43:00Z">
        <w:r w:rsidRPr="004A1522">
          <w:rPr>
            <w:rPrChange w:id="1010" w:author="Author" w:date="2026-07-05T13:50:00Z">
              <w:rPr/>
            </w:rPrChange>
          </w:rPr>
          <w:t xml:space="preserve">Profit Contribution </w:t>
        </w:r>
      </w:ins>
    </w:p>
    <w:p w14:paraId="50A83006" w14:textId="77777777" w:rsidR="00F1302C" w:rsidRPr="004A1522" w:rsidRDefault="00F1302C" w:rsidP="00F1302C">
      <w:pPr>
        <w:numPr>
          <w:ilvl w:val="0"/>
          <w:numId w:val="16"/>
        </w:numPr>
        <w:spacing w:before="100" w:beforeAutospacing="1" w:after="100" w:afterAutospacing="1"/>
        <w:rPr>
          <w:ins w:id="1011" w:author="Author" w:date="2026-07-05T13:43:00Z"/>
          <w:rPrChange w:id="1012" w:author="Author" w:date="2026-07-05T13:50:00Z">
            <w:rPr>
              <w:ins w:id="1013" w:author="Author" w:date="2026-07-05T13:43:00Z"/>
            </w:rPr>
          </w:rPrChange>
        </w:rPr>
      </w:pPr>
      <w:ins w:id="1014" w:author="Author" w:date="2026-07-05T13:43:00Z">
        <w:r w:rsidRPr="004A1522">
          <w:rPr>
            <w:rPrChange w:id="1015" w:author="Author" w:date="2026-07-05T13:50:00Z">
              <w:rPr/>
            </w:rPrChange>
          </w:rPr>
          <w:t xml:space="preserve">Factory Mapping </w:t>
        </w:r>
      </w:ins>
    </w:p>
    <w:p w14:paraId="5F473869" w14:textId="77777777" w:rsidR="00F1302C" w:rsidRPr="004A1522" w:rsidRDefault="00F1302C" w:rsidP="00F1302C">
      <w:pPr>
        <w:pStyle w:val="Heading3"/>
        <w:rPr>
          <w:ins w:id="1016" w:author="Author" w:date="2026-07-05T13:43:00Z"/>
          <w:sz w:val="22"/>
          <w:szCs w:val="22"/>
          <w:rPrChange w:id="1017" w:author="Author" w:date="2026-07-05T13:53:00Z">
            <w:rPr>
              <w:ins w:id="1018" w:author="Author" w:date="2026-07-05T13:43:00Z"/>
            </w:rPr>
          </w:rPrChange>
        </w:rPr>
      </w:pPr>
      <w:ins w:id="1019" w:author="Author" w:date="2026-07-05T13:43:00Z">
        <w:r w:rsidRPr="004A1522">
          <w:rPr>
            <w:sz w:val="22"/>
            <w:szCs w:val="22"/>
            <w:rPrChange w:id="1020" w:author="Author" w:date="2026-07-05T13:53:00Z">
              <w:rPr/>
            </w:rPrChange>
          </w:rPr>
          <w:t>Step 5: Exploratory Data Analysis</w:t>
        </w:r>
      </w:ins>
    </w:p>
    <w:p w14:paraId="4A4BF301" w14:textId="77777777" w:rsidR="00F1302C" w:rsidRPr="004A1522" w:rsidRDefault="00F1302C" w:rsidP="00F1302C">
      <w:pPr>
        <w:pStyle w:val="NormalWeb"/>
        <w:rPr>
          <w:ins w:id="1021" w:author="Author" w:date="2026-07-05T13:43:00Z"/>
          <w:sz w:val="20"/>
          <w:szCs w:val="20"/>
          <w:rPrChange w:id="1022" w:author="Author" w:date="2026-07-05T13:50:00Z">
            <w:rPr>
              <w:ins w:id="1023" w:author="Author" w:date="2026-07-05T13:43:00Z"/>
            </w:rPr>
          </w:rPrChange>
        </w:rPr>
      </w:pPr>
      <w:ins w:id="1024" w:author="Author" w:date="2026-07-05T13:43:00Z">
        <w:r w:rsidRPr="004A1522">
          <w:rPr>
            <w:sz w:val="20"/>
            <w:szCs w:val="20"/>
            <w:rPrChange w:id="1025" w:author="Author" w:date="2026-07-05T13:50:00Z">
              <w:rPr/>
            </w:rPrChange>
          </w:rPr>
          <w:t>EDA was performed to identify:</w:t>
        </w:r>
      </w:ins>
    </w:p>
    <w:p w14:paraId="5EB6458D" w14:textId="77777777" w:rsidR="00F1302C" w:rsidRPr="004A1522" w:rsidRDefault="00F1302C" w:rsidP="00F1302C">
      <w:pPr>
        <w:numPr>
          <w:ilvl w:val="0"/>
          <w:numId w:val="17"/>
        </w:numPr>
        <w:spacing w:before="100" w:beforeAutospacing="1" w:after="100" w:afterAutospacing="1"/>
        <w:rPr>
          <w:ins w:id="1026" w:author="Author" w:date="2026-07-05T13:43:00Z"/>
          <w:rPrChange w:id="1027" w:author="Author" w:date="2026-07-05T13:50:00Z">
            <w:rPr>
              <w:ins w:id="1028" w:author="Author" w:date="2026-07-05T13:43:00Z"/>
            </w:rPr>
          </w:rPrChange>
        </w:rPr>
      </w:pPr>
      <w:ins w:id="1029" w:author="Author" w:date="2026-07-05T13:43:00Z">
        <w:r w:rsidRPr="004A1522">
          <w:rPr>
            <w:rPrChange w:id="1030" w:author="Author" w:date="2026-07-05T13:50:00Z">
              <w:rPr/>
            </w:rPrChange>
          </w:rPr>
          <w:t xml:space="preserve">Product profitability </w:t>
        </w:r>
      </w:ins>
    </w:p>
    <w:p w14:paraId="11972A69" w14:textId="77777777" w:rsidR="00F1302C" w:rsidRPr="004A1522" w:rsidRDefault="00F1302C" w:rsidP="00F1302C">
      <w:pPr>
        <w:numPr>
          <w:ilvl w:val="0"/>
          <w:numId w:val="17"/>
        </w:numPr>
        <w:spacing w:before="100" w:beforeAutospacing="1" w:after="100" w:afterAutospacing="1"/>
        <w:rPr>
          <w:ins w:id="1031" w:author="Author" w:date="2026-07-05T13:43:00Z"/>
          <w:rPrChange w:id="1032" w:author="Author" w:date="2026-07-05T13:50:00Z">
            <w:rPr>
              <w:ins w:id="1033" w:author="Author" w:date="2026-07-05T13:43:00Z"/>
            </w:rPr>
          </w:rPrChange>
        </w:rPr>
      </w:pPr>
      <w:ins w:id="1034" w:author="Author" w:date="2026-07-05T13:43:00Z">
        <w:r w:rsidRPr="004A1522">
          <w:rPr>
            <w:rPrChange w:id="1035" w:author="Author" w:date="2026-07-05T13:50:00Z">
              <w:rPr/>
            </w:rPrChange>
          </w:rPr>
          <w:t xml:space="preserve">Division performance </w:t>
        </w:r>
      </w:ins>
    </w:p>
    <w:p w14:paraId="6F42BF1B" w14:textId="77777777" w:rsidR="00F1302C" w:rsidRPr="004A1522" w:rsidRDefault="00F1302C" w:rsidP="00F1302C">
      <w:pPr>
        <w:numPr>
          <w:ilvl w:val="0"/>
          <w:numId w:val="17"/>
        </w:numPr>
        <w:spacing w:before="100" w:beforeAutospacing="1" w:after="100" w:afterAutospacing="1"/>
        <w:rPr>
          <w:ins w:id="1036" w:author="Author" w:date="2026-07-05T13:43:00Z"/>
          <w:rPrChange w:id="1037" w:author="Author" w:date="2026-07-05T13:50:00Z">
            <w:rPr>
              <w:ins w:id="1038" w:author="Author" w:date="2026-07-05T13:43:00Z"/>
            </w:rPr>
          </w:rPrChange>
        </w:rPr>
      </w:pPr>
      <w:ins w:id="1039" w:author="Author" w:date="2026-07-05T13:43:00Z">
        <w:r w:rsidRPr="004A1522">
          <w:rPr>
            <w:rPrChange w:id="1040" w:author="Author" w:date="2026-07-05T13:50:00Z">
              <w:rPr/>
            </w:rPrChange>
          </w:rPr>
          <w:t xml:space="preserve">Regional sales trends </w:t>
        </w:r>
      </w:ins>
    </w:p>
    <w:p w14:paraId="6EAA5B27" w14:textId="77777777" w:rsidR="00F1302C" w:rsidRPr="004A1522" w:rsidRDefault="00F1302C" w:rsidP="00F1302C">
      <w:pPr>
        <w:numPr>
          <w:ilvl w:val="0"/>
          <w:numId w:val="17"/>
        </w:numPr>
        <w:spacing w:before="100" w:beforeAutospacing="1" w:after="100" w:afterAutospacing="1"/>
        <w:rPr>
          <w:ins w:id="1041" w:author="Author" w:date="2026-07-05T13:43:00Z"/>
          <w:rPrChange w:id="1042" w:author="Author" w:date="2026-07-05T13:50:00Z">
            <w:rPr>
              <w:ins w:id="1043" w:author="Author" w:date="2026-07-05T13:43:00Z"/>
            </w:rPr>
          </w:rPrChange>
        </w:rPr>
      </w:pPr>
      <w:ins w:id="1044" w:author="Author" w:date="2026-07-05T13:43:00Z">
        <w:r w:rsidRPr="004A1522">
          <w:rPr>
            <w:rPrChange w:id="1045" w:author="Author" w:date="2026-07-05T13:50:00Z">
              <w:rPr/>
            </w:rPrChange>
          </w:rPr>
          <w:t xml:space="preserve">Factory efficiency </w:t>
        </w:r>
      </w:ins>
    </w:p>
    <w:p w14:paraId="1877DA30" w14:textId="77777777" w:rsidR="00F1302C" w:rsidRPr="004A1522" w:rsidRDefault="00F1302C" w:rsidP="00F1302C">
      <w:pPr>
        <w:numPr>
          <w:ilvl w:val="0"/>
          <w:numId w:val="17"/>
        </w:numPr>
        <w:spacing w:before="100" w:beforeAutospacing="1" w:after="100" w:afterAutospacing="1"/>
        <w:rPr>
          <w:ins w:id="1046" w:author="Author" w:date="2026-07-05T13:43:00Z"/>
          <w:rPrChange w:id="1047" w:author="Author" w:date="2026-07-05T13:50:00Z">
            <w:rPr>
              <w:ins w:id="1048" w:author="Author" w:date="2026-07-05T13:43:00Z"/>
            </w:rPr>
          </w:rPrChange>
        </w:rPr>
      </w:pPr>
      <w:ins w:id="1049" w:author="Author" w:date="2026-07-05T13:43:00Z">
        <w:r w:rsidRPr="004A1522">
          <w:rPr>
            <w:rPrChange w:id="1050" w:author="Author" w:date="2026-07-05T13:50:00Z">
              <w:rPr/>
            </w:rPrChange>
          </w:rPr>
          <w:t xml:space="preserve">Cost diagnostics </w:t>
        </w:r>
      </w:ins>
    </w:p>
    <w:p w14:paraId="48FA1005" w14:textId="77777777" w:rsidR="00F1302C" w:rsidRPr="004A1522" w:rsidRDefault="00F1302C" w:rsidP="00F1302C">
      <w:pPr>
        <w:numPr>
          <w:ilvl w:val="0"/>
          <w:numId w:val="17"/>
        </w:numPr>
        <w:spacing w:before="100" w:beforeAutospacing="1" w:after="100" w:afterAutospacing="1"/>
        <w:rPr>
          <w:ins w:id="1051" w:author="Author" w:date="2026-07-05T13:43:00Z"/>
          <w:rPrChange w:id="1052" w:author="Author" w:date="2026-07-05T13:50:00Z">
            <w:rPr>
              <w:ins w:id="1053" w:author="Author" w:date="2026-07-05T13:43:00Z"/>
            </w:rPr>
          </w:rPrChange>
        </w:rPr>
      </w:pPr>
      <w:ins w:id="1054" w:author="Author" w:date="2026-07-05T13:43:00Z">
        <w:r w:rsidRPr="004A1522">
          <w:rPr>
            <w:rPrChange w:id="1055" w:author="Author" w:date="2026-07-05T13:50:00Z">
              <w:rPr/>
            </w:rPrChange>
          </w:rPr>
          <w:t xml:space="preserve">Pareto distribution </w:t>
        </w:r>
      </w:ins>
    </w:p>
    <w:p w14:paraId="3C456C94" w14:textId="77777777" w:rsidR="00F1302C" w:rsidRPr="004A1522" w:rsidRDefault="00F1302C" w:rsidP="00F1302C">
      <w:pPr>
        <w:pStyle w:val="Heading3"/>
        <w:rPr>
          <w:ins w:id="1056" w:author="Author" w:date="2026-07-05T13:43:00Z"/>
          <w:sz w:val="22"/>
          <w:szCs w:val="22"/>
          <w:rPrChange w:id="1057" w:author="Author" w:date="2026-07-05T13:53:00Z">
            <w:rPr>
              <w:ins w:id="1058" w:author="Author" w:date="2026-07-05T13:43:00Z"/>
            </w:rPr>
          </w:rPrChange>
        </w:rPr>
      </w:pPr>
      <w:ins w:id="1059" w:author="Author" w:date="2026-07-05T13:43:00Z">
        <w:r w:rsidRPr="004A1522">
          <w:rPr>
            <w:sz w:val="22"/>
            <w:szCs w:val="22"/>
            <w:rPrChange w:id="1060" w:author="Author" w:date="2026-07-05T13:53:00Z">
              <w:rPr/>
            </w:rPrChange>
          </w:rPr>
          <w:t>Step 6: Dashboard Development</w:t>
        </w:r>
      </w:ins>
    </w:p>
    <w:p w14:paraId="4E633EA9" w14:textId="77777777" w:rsidR="00F1302C" w:rsidRPr="004A1522" w:rsidRDefault="00F1302C" w:rsidP="00F1302C">
      <w:pPr>
        <w:pStyle w:val="NormalWeb"/>
        <w:rPr>
          <w:ins w:id="1061" w:author="Author" w:date="2026-07-05T13:43:00Z"/>
          <w:sz w:val="20"/>
          <w:szCs w:val="20"/>
          <w:rPrChange w:id="1062" w:author="Author" w:date="2026-07-05T13:50:00Z">
            <w:rPr>
              <w:ins w:id="1063" w:author="Author" w:date="2026-07-05T13:43:00Z"/>
            </w:rPr>
          </w:rPrChange>
        </w:rPr>
      </w:pPr>
      <w:ins w:id="1064" w:author="Author" w:date="2026-07-05T13:43:00Z">
        <w:r w:rsidRPr="004A1522">
          <w:rPr>
            <w:sz w:val="20"/>
            <w:szCs w:val="20"/>
            <w:rPrChange w:id="1065" w:author="Author" w:date="2026-07-05T13:50:00Z">
              <w:rPr/>
            </w:rPrChange>
          </w:rPr>
          <w:t>Finally, an interactive dashboard was developed using Streamlit to enable users to:</w:t>
        </w:r>
      </w:ins>
    </w:p>
    <w:p w14:paraId="5067AB84" w14:textId="77777777" w:rsidR="00F1302C" w:rsidRPr="004A1522" w:rsidRDefault="00F1302C" w:rsidP="00F1302C">
      <w:pPr>
        <w:numPr>
          <w:ilvl w:val="0"/>
          <w:numId w:val="18"/>
        </w:numPr>
        <w:spacing w:before="100" w:beforeAutospacing="1" w:after="100" w:afterAutospacing="1"/>
        <w:rPr>
          <w:ins w:id="1066" w:author="Author" w:date="2026-07-05T13:43:00Z"/>
          <w:rPrChange w:id="1067" w:author="Author" w:date="2026-07-05T13:50:00Z">
            <w:rPr>
              <w:ins w:id="1068" w:author="Author" w:date="2026-07-05T13:43:00Z"/>
            </w:rPr>
          </w:rPrChange>
        </w:rPr>
      </w:pPr>
      <w:ins w:id="1069" w:author="Author" w:date="2026-07-05T13:43:00Z">
        <w:r w:rsidRPr="004A1522">
          <w:rPr>
            <w:rPrChange w:id="1070" w:author="Author" w:date="2026-07-05T13:50:00Z">
              <w:rPr/>
            </w:rPrChange>
          </w:rPr>
          <w:t xml:space="preserve">Filter by division </w:t>
        </w:r>
      </w:ins>
    </w:p>
    <w:p w14:paraId="342BC3CA" w14:textId="77777777" w:rsidR="00F1302C" w:rsidRPr="004A1522" w:rsidRDefault="00F1302C" w:rsidP="00F1302C">
      <w:pPr>
        <w:numPr>
          <w:ilvl w:val="0"/>
          <w:numId w:val="18"/>
        </w:numPr>
        <w:spacing w:before="100" w:beforeAutospacing="1" w:after="100" w:afterAutospacing="1"/>
        <w:rPr>
          <w:ins w:id="1071" w:author="Author" w:date="2026-07-05T13:43:00Z"/>
          <w:rPrChange w:id="1072" w:author="Author" w:date="2026-07-05T13:50:00Z">
            <w:rPr>
              <w:ins w:id="1073" w:author="Author" w:date="2026-07-05T13:43:00Z"/>
            </w:rPr>
          </w:rPrChange>
        </w:rPr>
      </w:pPr>
      <w:ins w:id="1074" w:author="Author" w:date="2026-07-05T13:43:00Z">
        <w:r w:rsidRPr="004A1522">
          <w:rPr>
            <w:rPrChange w:id="1075" w:author="Author" w:date="2026-07-05T13:50:00Z">
              <w:rPr/>
            </w:rPrChange>
          </w:rPr>
          <w:t xml:space="preserve">Search products </w:t>
        </w:r>
      </w:ins>
    </w:p>
    <w:p w14:paraId="0E02F840" w14:textId="77777777" w:rsidR="00F1302C" w:rsidRPr="004A1522" w:rsidRDefault="00F1302C" w:rsidP="00F1302C">
      <w:pPr>
        <w:numPr>
          <w:ilvl w:val="0"/>
          <w:numId w:val="18"/>
        </w:numPr>
        <w:spacing w:before="100" w:beforeAutospacing="1" w:after="100" w:afterAutospacing="1"/>
        <w:rPr>
          <w:ins w:id="1076" w:author="Author" w:date="2026-07-05T13:43:00Z"/>
          <w:rPrChange w:id="1077" w:author="Author" w:date="2026-07-05T13:50:00Z">
            <w:rPr>
              <w:ins w:id="1078" w:author="Author" w:date="2026-07-05T13:43:00Z"/>
            </w:rPr>
          </w:rPrChange>
        </w:rPr>
      </w:pPr>
      <w:ins w:id="1079" w:author="Author" w:date="2026-07-05T13:43:00Z">
        <w:r w:rsidRPr="004A1522">
          <w:rPr>
            <w:rPrChange w:id="1080" w:author="Author" w:date="2026-07-05T13:50:00Z">
              <w:rPr/>
            </w:rPrChange>
          </w:rPr>
          <w:t xml:space="preserve">Compare profitability </w:t>
        </w:r>
      </w:ins>
    </w:p>
    <w:p w14:paraId="22FA56E4" w14:textId="77777777" w:rsidR="00F1302C" w:rsidRPr="004A1522" w:rsidRDefault="00F1302C" w:rsidP="00F1302C">
      <w:pPr>
        <w:numPr>
          <w:ilvl w:val="0"/>
          <w:numId w:val="18"/>
        </w:numPr>
        <w:spacing w:before="100" w:beforeAutospacing="1" w:after="100" w:afterAutospacing="1"/>
        <w:rPr>
          <w:ins w:id="1081" w:author="Author" w:date="2026-07-05T13:43:00Z"/>
          <w:rPrChange w:id="1082" w:author="Author" w:date="2026-07-05T13:50:00Z">
            <w:rPr>
              <w:ins w:id="1083" w:author="Author" w:date="2026-07-05T13:43:00Z"/>
            </w:rPr>
          </w:rPrChange>
        </w:rPr>
      </w:pPr>
      <w:ins w:id="1084" w:author="Author" w:date="2026-07-05T13:43:00Z">
        <w:r w:rsidRPr="004A1522">
          <w:rPr>
            <w:rPrChange w:id="1085" w:author="Author" w:date="2026-07-05T13:50:00Z">
              <w:rPr/>
            </w:rPrChange>
          </w:rPr>
          <w:t xml:space="preserve">Analyze costs </w:t>
        </w:r>
      </w:ins>
    </w:p>
    <w:p w14:paraId="78E41FAC" w14:textId="77777777" w:rsidR="00F1302C" w:rsidRPr="004A1522" w:rsidRDefault="00F1302C" w:rsidP="00F1302C">
      <w:pPr>
        <w:numPr>
          <w:ilvl w:val="0"/>
          <w:numId w:val="18"/>
        </w:numPr>
        <w:spacing w:before="100" w:beforeAutospacing="1" w:after="100" w:afterAutospacing="1"/>
        <w:rPr>
          <w:ins w:id="1086" w:author="Author" w:date="2026-07-05T13:43:00Z"/>
          <w:rPrChange w:id="1087" w:author="Author" w:date="2026-07-05T13:50:00Z">
            <w:rPr>
              <w:ins w:id="1088" w:author="Author" w:date="2026-07-05T13:43:00Z"/>
            </w:rPr>
          </w:rPrChange>
        </w:rPr>
      </w:pPr>
      <w:ins w:id="1089" w:author="Author" w:date="2026-07-05T13:43:00Z">
        <w:r w:rsidRPr="004A1522">
          <w:rPr>
            <w:rPrChange w:id="1090" w:author="Author" w:date="2026-07-05T13:50:00Z">
              <w:rPr/>
            </w:rPrChange>
          </w:rPr>
          <w:t xml:space="preserve">Visualize regional and factory performance </w:t>
        </w:r>
      </w:ins>
    </w:p>
    <w:p w14:paraId="62A00830" w14:textId="77777777" w:rsidR="00F1302C" w:rsidRPr="004A1522" w:rsidRDefault="00F1302C" w:rsidP="00F1302C">
      <w:pPr>
        <w:pStyle w:val="NormalWeb"/>
        <w:rPr>
          <w:ins w:id="1091" w:author="Author" w:date="2026-07-05T13:43:00Z"/>
          <w:sz w:val="20"/>
          <w:szCs w:val="20"/>
          <w:rPrChange w:id="1092" w:author="Author" w:date="2026-07-05T13:50:00Z">
            <w:rPr>
              <w:ins w:id="1093" w:author="Author" w:date="2026-07-05T13:43:00Z"/>
            </w:rPr>
          </w:rPrChange>
        </w:rPr>
      </w:pPr>
      <w:ins w:id="1094" w:author="Author" w:date="2026-07-05T13:43:00Z">
        <w:r w:rsidRPr="004A1522">
          <w:rPr>
            <w:sz w:val="20"/>
            <w:szCs w:val="20"/>
            <w:rPrChange w:id="1095" w:author="Author" w:date="2026-07-05T13:50:00Z">
              <w:rPr/>
            </w:rPrChange>
          </w:rPr>
          <w:lastRenderedPageBreak/>
          <w:t>This methodology ensured that every stage of the project contributed to accurate and actionable business insights.</w:t>
        </w:r>
      </w:ins>
    </w:p>
    <w:p w14:paraId="3066F946" w14:textId="3D33EA9A" w:rsidR="00F1302C" w:rsidRPr="004A1522" w:rsidRDefault="00F1302C" w:rsidP="00F1302C">
      <w:pPr>
        <w:pStyle w:val="Heading2"/>
        <w:rPr>
          <w:ins w:id="1096" w:author="Author" w:date="2026-07-05T13:43:00Z"/>
          <w:rFonts w:eastAsia="Times New Roman"/>
          <w:b/>
          <w:bCs/>
          <w:i w:val="0"/>
          <w:iCs/>
          <w:sz w:val="28"/>
          <w:szCs w:val="28"/>
          <w:rPrChange w:id="1097" w:author="Author" w:date="2026-07-05T13:53:00Z">
            <w:rPr>
              <w:ins w:id="1098" w:author="Author" w:date="2026-07-05T13:43:00Z"/>
              <w:rFonts w:eastAsia="Times New Roman"/>
              <w:sz w:val="32"/>
              <w:szCs w:val="32"/>
            </w:rPr>
          </w:rPrChange>
        </w:rPr>
      </w:pPr>
      <w:ins w:id="1099" w:author="Author" w:date="2026-07-05T13:43:00Z">
        <w:r w:rsidRPr="004A1522">
          <w:rPr>
            <w:b/>
            <w:bCs/>
            <w:i w:val="0"/>
            <w:iCs/>
            <w:sz w:val="28"/>
            <w:szCs w:val="28"/>
            <w:rPrChange w:id="1100" w:author="Author" w:date="2026-07-05T13:53:00Z">
              <w:rPr>
                <w:sz w:val="32"/>
                <w:szCs w:val="32"/>
              </w:rPr>
            </w:rPrChange>
          </w:rPr>
          <w:t>Data Cleaning &amp; Preprocessing</w:t>
        </w:r>
      </w:ins>
    </w:p>
    <w:p w14:paraId="7975B21E" w14:textId="77777777" w:rsidR="00F1302C" w:rsidRPr="004A1522" w:rsidRDefault="00F1302C" w:rsidP="00F1302C">
      <w:pPr>
        <w:pStyle w:val="NormalWeb"/>
        <w:rPr>
          <w:ins w:id="1101" w:author="Author" w:date="2026-07-05T13:43:00Z"/>
          <w:sz w:val="20"/>
          <w:szCs w:val="20"/>
          <w:rPrChange w:id="1102" w:author="Author" w:date="2026-07-05T13:50:00Z">
            <w:rPr>
              <w:ins w:id="1103" w:author="Author" w:date="2026-07-05T13:43:00Z"/>
            </w:rPr>
          </w:rPrChange>
        </w:rPr>
      </w:pPr>
      <w:ins w:id="1104" w:author="Author" w:date="2026-07-05T13:43:00Z">
        <w:r w:rsidRPr="004A1522">
          <w:rPr>
            <w:sz w:val="20"/>
            <w:szCs w:val="20"/>
            <w:rPrChange w:id="1105" w:author="Author" w:date="2026-07-05T13:50:00Z">
              <w:rPr/>
            </w:rPrChange>
          </w:rPr>
          <w:t>Data quality plays a crucial role in ensuring accurate analytical results. Raw business datasets often contain inconsistencies, missing values, duplicate records, and incorrect formats that can negatively impact decision-making. Therefore, a comprehensive data cleaning process was carried out before performing the analysis.</w:t>
        </w:r>
      </w:ins>
    </w:p>
    <w:p w14:paraId="333F11E0" w14:textId="2B4628C9" w:rsidR="00F1302C" w:rsidRPr="004A1522" w:rsidRDefault="00F1302C" w:rsidP="00F1302C">
      <w:pPr>
        <w:pStyle w:val="Heading3"/>
        <w:rPr>
          <w:ins w:id="1106" w:author="Author" w:date="2026-07-05T13:43:00Z"/>
          <w:sz w:val="22"/>
          <w:szCs w:val="22"/>
          <w:rPrChange w:id="1107" w:author="Author" w:date="2026-07-05T13:57:00Z">
            <w:rPr>
              <w:ins w:id="1108" w:author="Author" w:date="2026-07-05T13:43:00Z"/>
            </w:rPr>
          </w:rPrChange>
        </w:rPr>
      </w:pPr>
      <w:ins w:id="1109" w:author="Author" w:date="2026-07-05T13:43:00Z">
        <w:r w:rsidRPr="004A1522">
          <w:rPr>
            <w:sz w:val="22"/>
            <w:szCs w:val="22"/>
            <w:rPrChange w:id="1110" w:author="Author" w:date="2026-07-05T13:57:00Z">
              <w:rPr/>
            </w:rPrChange>
          </w:rPr>
          <w:t>1</w:t>
        </w:r>
      </w:ins>
      <w:ins w:id="1111" w:author="Author" w:date="2026-07-05T13:53:00Z">
        <w:r w:rsidR="007333BC" w:rsidRPr="004A1522">
          <w:rPr>
            <w:sz w:val="22"/>
            <w:szCs w:val="22"/>
            <w:rPrChange w:id="1112" w:author="Author" w:date="2026-07-05T13:57:00Z">
              <w:rPr>
                <w:sz w:val="20"/>
              </w:rPr>
            </w:rPrChange>
          </w:rPr>
          <w:t>.</w:t>
        </w:r>
      </w:ins>
      <w:ins w:id="1113" w:author="Author" w:date="2026-07-05T13:43:00Z">
        <w:r w:rsidRPr="004A1522">
          <w:rPr>
            <w:sz w:val="22"/>
            <w:szCs w:val="22"/>
            <w:rPrChange w:id="1114" w:author="Author" w:date="2026-07-05T13:57:00Z">
              <w:rPr/>
            </w:rPrChange>
          </w:rPr>
          <w:t xml:space="preserve"> Date Conversion</w:t>
        </w:r>
      </w:ins>
    </w:p>
    <w:p w14:paraId="159D8449" w14:textId="77777777" w:rsidR="00F1302C" w:rsidRPr="004A1522" w:rsidRDefault="00F1302C" w:rsidP="00F1302C">
      <w:pPr>
        <w:pStyle w:val="NormalWeb"/>
        <w:rPr>
          <w:ins w:id="1115" w:author="Author" w:date="2026-07-05T13:43:00Z"/>
          <w:sz w:val="20"/>
          <w:szCs w:val="20"/>
          <w:rPrChange w:id="1116" w:author="Author" w:date="2026-07-05T13:50:00Z">
            <w:rPr>
              <w:ins w:id="1117" w:author="Author" w:date="2026-07-05T13:43:00Z"/>
            </w:rPr>
          </w:rPrChange>
        </w:rPr>
      </w:pPr>
      <w:ins w:id="1118" w:author="Author" w:date="2026-07-05T13:43:00Z">
        <w:r w:rsidRPr="004A1522">
          <w:rPr>
            <w:sz w:val="20"/>
            <w:szCs w:val="20"/>
            <w:rPrChange w:id="1119" w:author="Author" w:date="2026-07-05T13:50:00Z">
              <w:rPr/>
            </w:rPrChange>
          </w:rPr>
          <w:t xml:space="preserve">The </w:t>
        </w:r>
        <w:r w:rsidRPr="004A1522">
          <w:rPr>
            <w:rStyle w:val="Strong"/>
            <w:rFonts w:eastAsiaTheme="majorEastAsia"/>
            <w:sz w:val="20"/>
            <w:szCs w:val="20"/>
            <w:rPrChange w:id="1120" w:author="Author" w:date="2026-07-05T13:50:00Z">
              <w:rPr>
                <w:rStyle w:val="Strong"/>
                <w:rFonts w:eastAsiaTheme="majorEastAsia"/>
              </w:rPr>
            </w:rPrChange>
          </w:rPr>
          <w:t>Order Date</w:t>
        </w:r>
        <w:r w:rsidRPr="004A1522">
          <w:rPr>
            <w:sz w:val="20"/>
            <w:szCs w:val="20"/>
            <w:rPrChange w:id="1121" w:author="Author" w:date="2026-07-05T13:50:00Z">
              <w:rPr/>
            </w:rPrChange>
          </w:rPr>
          <w:t xml:space="preserve"> and </w:t>
        </w:r>
        <w:r w:rsidRPr="004A1522">
          <w:rPr>
            <w:rStyle w:val="Strong"/>
            <w:rFonts w:eastAsiaTheme="majorEastAsia"/>
            <w:sz w:val="20"/>
            <w:szCs w:val="20"/>
            <w:rPrChange w:id="1122" w:author="Author" w:date="2026-07-05T13:50:00Z">
              <w:rPr>
                <w:rStyle w:val="Strong"/>
                <w:rFonts w:eastAsiaTheme="majorEastAsia"/>
              </w:rPr>
            </w:rPrChange>
          </w:rPr>
          <w:t>Ship Date</w:t>
        </w:r>
        <w:r w:rsidRPr="004A1522">
          <w:rPr>
            <w:sz w:val="20"/>
            <w:szCs w:val="20"/>
            <w:rPrChange w:id="1123" w:author="Author" w:date="2026-07-05T13:50:00Z">
              <w:rPr/>
            </w:rPrChange>
          </w:rPr>
          <w:t xml:space="preserve"> columns were converted from string format into datetime objects to facilitate time-based analysis and improve consistency.</w:t>
        </w:r>
      </w:ins>
    </w:p>
    <w:p w14:paraId="56E8AA0D" w14:textId="7A28418B" w:rsidR="00F1302C" w:rsidRPr="004A1522" w:rsidRDefault="00F1302C" w:rsidP="00F1302C">
      <w:pPr>
        <w:pStyle w:val="Heading3"/>
        <w:rPr>
          <w:ins w:id="1124" w:author="Author" w:date="2026-07-05T13:43:00Z"/>
          <w:sz w:val="22"/>
          <w:szCs w:val="22"/>
          <w:rPrChange w:id="1125" w:author="Author" w:date="2026-07-05T13:57:00Z">
            <w:rPr>
              <w:ins w:id="1126" w:author="Author" w:date="2026-07-05T13:43:00Z"/>
            </w:rPr>
          </w:rPrChange>
        </w:rPr>
      </w:pPr>
      <w:ins w:id="1127" w:author="Author" w:date="2026-07-05T13:43:00Z">
        <w:r w:rsidRPr="004A1522">
          <w:rPr>
            <w:sz w:val="22"/>
            <w:szCs w:val="22"/>
            <w:rPrChange w:id="1128" w:author="Author" w:date="2026-07-05T13:57:00Z">
              <w:rPr/>
            </w:rPrChange>
          </w:rPr>
          <w:t>2</w:t>
        </w:r>
      </w:ins>
      <w:ins w:id="1129" w:author="Author" w:date="2026-07-05T13:53:00Z">
        <w:r w:rsidR="007333BC" w:rsidRPr="004A1522">
          <w:rPr>
            <w:sz w:val="22"/>
            <w:szCs w:val="22"/>
            <w:rPrChange w:id="1130" w:author="Author" w:date="2026-07-05T13:57:00Z">
              <w:rPr>
                <w:sz w:val="20"/>
              </w:rPr>
            </w:rPrChange>
          </w:rPr>
          <w:t>.</w:t>
        </w:r>
      </w:ins>
      <w:ins w:id="1131" w:author="Author" w:date="2026-07-05T13:43:00Z">
        <w:r w:rsidRPr="004A1522">
          <w:rPr>
            <w:sz w:val="22"/>
            <w:szCs w:val="22"/>
            <w:rPrChange w:id="1132" w:author="Author" w:date="2026-07-05T13:57:00Z">
              <w:rPr/>
            </w:rPrChange>
          </w:rPr>
          <w:t xml:space="preserve"> Missing Value Treatment</w:t>
        </w:r>
      </w:ins>
    </w:p>
    <w:p w14:paraId="36D0A424" w14:textId="77777777" w:rsidR="00F1302C" w:rsidRPr="004A1522" w:rsidRDefault="00F1302C" w:rsidP="00F1302C">
      <w:pPr>
        <w:pStyle w:val="NormalWeb"/>
        <w:rPr>
          <w:ins w:id="1133" w:author="Author" w:date="2026-07-05T13:43:00Z"/>
          <w:sz w:val="20"/>
          <w:szCs w:val="20"/>
          <w:rPrChange w:id="1134" w:author="Author" w:date="2026-07-05T13:50:00Z">
            <w:rPr>
              <w:ins w:id="1135" w:author="Author" w:date="2026-07-05T13:43:00Z"/>
            </w:rPr>
          </w:rPrChange>
        </w:rPr>
      </w:pPr>
      <w:ins w:id="1136" w:author="Author" w:date="2026-07-05T13:43:00Z">
        <w:r w:rsidRPr="004A1522">
          <w:rPr>
            <w:sz w:val="20"/>
            <w:szCs w:val="20"/>
            <w:rPrChange w:id="1137" w:author="Author" w:date="2026-07-05T13:50:00Z">
              <w:rPr/>
            </w:rPrChange>
          </w:rPr>
          <w:t xml:space="preserve">Missing values were identified using Pandas functions. The </w:t>
        </w:r>
        <w:r w:rsidRPr="004A1522">
          <w:rPr>
            <w:rStyle w:val="Strong"/>
            <w:rFonts w:eastAsiaTheme="majorEastAsia"/>
            <w:sz w:val="20"/>
            <w:szCs w:val="20"/>
            <w:rPrChange w:id="1138" w:author="Author" w:date="2026-07-05T13:50:00Z">
              <w:rPr>
                <w:rStyle w:val="Strong"/>
                <w:rFonts w:eastAsiaTheme="majorEastAsia"/>
              </w:rPr>
            </w:rPrChange>
          </w:rPr>
          <w:t>Units</w:t>
        </w:r>
        <w:r w:rsidRPr="004A1522">
          <w:rPr>
            <w:sz w:val="20"/>
            <w:szCs w:val="20"/>
            <w:rPrChange w:id="1139" w:author="Author" w:date="2026-07-05T13:50:00Z">
              <w:rPr/>
            </w:rPrChange>
          </w:rPr>
          <w:t xml:space="preserve"> column contained missing observations, which were replaced with the median value to minimize the impact of outliers while preserving the overall distribution.</w:t>
        </w:r>
      </w:ins>
    </w:p>
    <w:p w14:paraId="7D35D6BC" w14:textId="56AFB1E1" w:rsidR="00F1302C" w:rsidRPr="004A1522" w:rsidRDefault="00F1302C" w:rsidP="00F1302C">
      <w:pPr>
        <w:pStyle w:val="Heading3"/>
        <w:rPr>
          <w:ins w:id="1140" w:author="Author" w:date="2026-07-05T13:43:00Z"/>
          <w:sz w:val="22"/>
          <w:szCs w:val="22"/>
          <w:rPrChange w:id="1141" w:author="Author" w:date="2026-07-05T13:57:00Z">
            <w:rPr>
              <w:ins w:id="1142" w:author="Author" w:date="2026-07-05T13:43:00Z"/>
            </w:rPr>
          </w:rPrChange>
        </w:rPr>
      </w:pPr>
      <w:ins w:id="1143" w:author="Author" w:date="2026-07-05T13:43:00Z">
        <w:r w:rsidRPr="004A1522">
          <w:rPr>
            <w:sz w:val="22"/>
            <w:szCs w:val="22"/>
            <w:rPrChange w:id="1144" w:author="Author" w:date="2026-07-05T13:57:00Z">
              <w:rPr/>
            </w:rPrChange>
          </w:rPr>
          <w:t>3</w:t>
        </w:r>
      </w:ins>
      <w:ins w:id="1145" w:author="Author" w:date="2026-07-05T13:53:00Z">
        <w:r w:rsidR="007333BC" w:rsidRPr="004A1522">
          <w:rPr>
            <w:sz w:val="22"/>
            <w:szCs w:val="22"/>
            <w:rPrChange w:id="1146" w:author="Author" w:date="2026-07-05T13:57:00Z">
              <w:rPr>
                <w:sz w:val="20"/>
              </w:rPr>
            </w:rPrChange>
          </w:rPr>
          <w:t>.</w:t>
        </w:r>
      </w:ins>
      <w:ins w:id="1147" w:author="Author" w:date="2026-07-05T13:43:00Z">
        <w:r w:rsidRPr="004A1522">
          <w:rPr>
            <w:sz w:val="22"/>
            <w:szCs w:val="22"/>
            <w:rPrChange w:id="1148" w:author="Author" w:date="2026-07-05T13:57:00Z">
              <w:rPr/>
            </w:rPrChange>
          </w:rPr>
          <w:t xml:space="preserve"> Invalid Record Removal</w:t>
        </w:r>
      </w:ins>
    </w:p>
    <w:p w14:paraId="157BEC73" w14:textId="77777777" w:rsidR="00F1302C" w:rsidRPr="004A1522" w:rsidRDefault="00F1302C" w:rsidP="00F1302C">
      <w:pPr>
        <w:pStyle w:val="NormalWeb"/>
        <w:rPr>
          <w:ins w:id="1149" w:author="Author" w:date="2026-07-05T13:43:00Z"/>
          <w:sz w:val="20"/>
          <w:szCs w:val="20"/>
          <w:rPrChange w:id="1150" w:author="Author" w:date="2026-07-05T13:50:00Z">
            <w:rPr>
              <w:ins w:id="1151" w:author="Author" w:date="2026-07-05T13:43:00Z"/>
            </w:rPr>
          </w:rPrChange>
        </w:rPr>
      </w:pPr>
      <w:ins w:id="1152" w:author="Author" w:date="2026-07-05T13:43:00Z">
        <w:r w:rsidRPr="004A1522">
          <w:rPr>
            <w:sz w:val="20"/>
            <w:szCs w:val="20"/>
            <w:rPrChange w:id="1153" w:author="Author" w:date="2026-07-05T13:50:00Z">
              <w:rPr/>
            </w:rPrChange>
          </w:rPr>
          <w:t>Records with:</w:t>
        </w:r>
      </w:ins>
    </w:p>
    <w:p w14:paraId="4E2ABEE2" w14:textId="77777777" w:rsidR="00F1302C" w:rsidRPr="004A1522" w:rsidRDefault="00F1302C" w:rsidP="00F1302C">
      <w:pPr>
        <w:numPr>
          <w:ilvl w:val="0"/>
          <w:numId w:val="19"/>
        </w:numPr>
        <w:spacing w:before="100" w:beforeAutospacing="1" w:after="100" w:afterAutospacing="1"/>
        <w:rPr>
          <w:ins w:id="1154" w:author="Author" w:date="2026-07-05T13:43:00Z"/>
          <w:rPrChange w:id="1155" w:author="Author" w:date="2026-07-05T13:50:00Z">
            <w:rPr>
              <w:ins w:id="1156" w:author="Author" w:date="2026-07-05T13:43:00Z"/>
            </w:rPr>
          </w:rPrChange>
        </w:rPr>
      </w:pPr>
      <w:ins w:id="1157" w:author="Author" w:date="2026-07-05T13:43:00Z">
        <w:r w:rsidRPr="004A1522">
          <w:rPr>
            <w:rPrChange w:id="1158" w:author="Author" w:date="2026-07-05T13:50:00Z">
              <w:rPr/>
            </w:rPrChange>
          </w:rPr>
          <w:t xml:space="preserve">Sales less than or equal to zero </w:t>
        </w:r>
      </w:ins>
    </w:p>
    <w:p w14:paraId="58E9CC67" w14:textId="77777777" w:rsidR="00F1302C" w:rsidRPr="004A1522" w:rsidRDefault="00F1302C" w:rsidP="00F1302C">
      <w:pPr>
        <w:numPr>
          <w:ilvl w:val="0"/>
          <w:numId w:val="19"/>
        </w:numPr>
        <w:spacing w:before="100" w:beforeAutospacing="1" w:after="100" w:afterAutospacing="1"/>
        <w:rPr>
          <w:ins w:id="1159" w:author="Author" w:date="2026-07-05T13:43:00Z"/>
          <w:rPrChange w:id="1160" w:author="Author" w:date="2026-07-05T13:50:00Z">
            <w:rPr>
              <w:ins w:id="1161" w:author="Author" w:date="2026-07-05T13:43:00Z"/>
            </w:rPr>
          </w:rPrChange>
        </w:rPr>
      </w:pPr>
      <w:ins w:id="1162" w:author="Author" w:date="2026-07-05T13:43:00Z">
        <w:r w:rsidRPr="004A1522">
          <w:rPr>
            <w:rPrChange w:id="1163" w:author="Author" w:date="2026-07-05T13:50:00Z">
              <w:rPr/>
            </w:rPrChange>
          </w:rPr>
          <w:t xml:space="preserve">Negative manufacturing costs </w:t>
        </w:r>
      </w:ins>
    </w:p>
    <w:p w14:paraId="1C535F44" w14:textId="77777777" w:rsidR="00F1302C" w:rsidRPr="004A1522" w:rsidRDefault="00F1302C" w:rsidP="00F1302C">
      <w:pPr>
        <w:pStyle w:val="NormalWeb"/>
        <w:rPr>
          <w:ins w:id="1164" w:author="Author" w:date="2026-07-05T13:43:00Z"/>
          <w:sz w:val="20"/>
          <w:szCs w:val="20"/>
          <w:rPrChange w:id="1165" w:author="Author" w:date="2026-07-05T13:50:00Z">
            <w:rPr>
              <w:ins w:id="1166" w:author="Author" w:date="2026-07-05T13:43:00Z"/>
            </w:rPr>
          </w:rPrChange>
        </w:rPr>
      </w:pPr>
      <w:ins w:id="1167" w:author="Author" w:date="2026-07-05T13:43:00Z">
        <w:r w:rsidRPr="004A1522">
          <w:rPr>
            <w:sz w:val="20"/>
            <w:szCs w:val="20"/>
            <w:rPrChange w:id="1168" w:author="Author" w:date="2026-07-05T13:50:00Z">
              <w:rPr/>
            </w:rPrChange>
          </w:rPr>
          <w:t>were removed because they do not represent valid business transactions.</w:t>
        </w:r>
      </w:ins>
    </w:p>
    <w:p w14:paraId="457A70FF" w14:textId="54CB888A" w:rsidR="00F1302C" w:rsidRPr="004A1522" w:rsidRDefault="00F1302C" w:rsidP="00F1302C">
      <w:pPr>
        <w:pStyle w:val="Heading3"/>
        <w:rPr>
          <w:ins w:id="1169" w:author="Author" w:date="2026-07-05T13:43:00Z"/>
          <w:sz w:val="22"/>
          <w:szCs w:val="22"/>
          <w:rPrChange w:id="1170" w:author="Author" w:date="2026-07-05T13:57:00Z">
            <w:rPr>
              <w:ins w:id="1171" w:author="Author" w:date="2026-07-05T13:43:00Z"/>
            </w:rPr>
          </w:rPrChange>
        </w:rPr>
      </w:pPr>
      <w:ins w:id="1172" w:author="Author" w:date="2026-07-05T13:43:00Z">
        <w:r w:rsidRPr="004A1522">
          <w:rPr>
            <w:sz w:val="22"/>
            <w:szCs w:val="22"/>
            <w:rPrChange w:id="1173" w:author="Author" w:date="2026-07-05T13:57:00Z">
              <w:rPr/>
            </w:rPrChange>
          </w:rPr>
          <w:t>4</w:t>
        </w:r>
      </w:ins>
      <w:ins w:id="1174" w:author="Author" w:date="2026-07-05T13:53:00Z">
        <w:r w:rsidR="007333BC" w:rsidRPr="004A1522">
          <w:rPr>
            <w:sz w:val="22"/>
            <w:szCs w:val="22"/>
            <w:rPrChange w:id="1175" w:author="Author" w:date="2026-07-05T13:57:00Z">
              <w:rPr>
                <w:sz w:val="20"/>
              </w:rPr>
            </w:rPrChange>
          </w:rPr>
          <w:t>.</w:t>
        </w:r>
      </w:ins>
      <w:ins w:id="1176" w:author="Author" w:date="2026-07-05T13:43:00Z">
        <w:r w:rsidRPr="004A1522">
          <w:rPr>
            <w:sz w:val="22"/>
            <w:szCs w:val="22"/>
            <w:rPrChange w:id="1177" w:author="Author" w:date="2026-07-05T13:57:00Z">
              <w:rPr/>
            </w:rPrChange>
          </w:rPr>
          <w:t xml:space="preserve"> Duplicate Record Verification</w:t>
        </w:r>
      </w:ins>
    </w:p>
    <w:p w14:paraId="054DB072" w14:textId="77777777" w:rsidR="00F1302C" w:rsidRPr="004A1522" w:rsidRDefault="00F1302C" w:rsidP="00F1302C">
      <w:pPr>
        <w:pStyle w:val="NormalWeb"/>
        <w:rPr>
          <w:ins w:id="1178" w:author="Author" w:date="2026-07-05T13:43:00Z"/>
          <w:sz w:val="20"/>
          <w:szCs w:val="20"/>
          <w:rPrChange w:id="1179" w:author="Author" w:date="2026-07-05T13:50:00Z">
            <w:rPr>
              <w:ins w:id="1180" w:author="Author" w:date="2026-07-05T13:43:00Z"/>
            </w:rPr>
          </w:rPrChange>
        </w:rPr>
      </w:pPr>
      <w:ins w:id="1181" w:author="Author" w:date="2026-07-05T13:43:00Z">
        <w:r w:rsidRPr="004A1522">
          <w:rPr>
            <w:sz w:val="20"/>
            <w:szCs w:val="20"/>
            <w:rPrChange w:id="1182" w:author="Author" w:date="2026-07-05T13:50:00Z">
              <w:rPr/>
            </w:rPrChange>
          </w:rPr>
          <w:t>The dataset was examined for duplicate records to ensure each transaction was unique. Duplicate entries, if any, were removed to prevent double-counting during aggregation.</w:t>
        </w:r>
      </w:ins>
    </w:p>
    <w:p w14:paraId="1076B5AC" w14:textId="2891DD0D" w:rsidR="00F1302C" w:rsidRPr="004A1522" w:rsidRDefault="00F1302C" w:rsidP="00F1302C">
      <w:pPr>
        <w:pStyle w:val="Heading3"/>
        <w:rPr>
          <w:ins w:id="1183" w:author="Author" w:date="2026-07-05T13:43:00Z"/>
          <w:sz w:val="22"/>
          <w:szCs w:val="22"/>
          <w:rPrChange w:id="1184" w:author="Author" w:date="2026-07-05T13:57:00Z">
            <w:rPr>
              <w:ins w:id="1185" w:author="Author" w:date="2026-07-05T13:43:00Z"/>
            </w:rPr>
          </w:rPrChange>
        </w:rPr>
      </w:pPr>
      <w:ins w:id="1186" w:author="Author" w:date="2026-07-05T13:43:00Z">
        <w:r w:rsidRPr="004A1522">
          <w:rPr>
            <w:sz w:val="22"/>
            <w:szCs w:val="22"/>
            <w:rPrChange w:id="1187" w:author="Author" w:date="2026-07-05T13:57:00Z">
              <w:rPr/>
            </w:rPrChange>
          </w:rPr>
          <w:t>5</w:t>
        </w:r>
      </w:ins>
      <w:ins w:id="1188" w:author="Author" w:date="2026-07-05T13:56:00Z">
        <w:r w:rsidR="007333BC" w:rsidRPr="004A1522">
          <w:rPr>
            <w:sz w:val="22"/>
            <w:szCs w:val="22"/>
            <w:rPrChange w:id="1189" w:author="Author" w:date="2026-07-05T13:57:00Z">
              <w:rPr>
                <w:sz w:val="20"/>
              </w:rPr>
            </w:rPrChange>
          </w:rPr>
          <w:t>.</w:t>
        </w:r>
      </w:ins>
      <w:ins w:id="1190" w:author="Author" w:date="2026-07-05T13:43:00Z">
        <w:r w:rsidRPr="004A1522">
          <w:rPr>
            <w:sz w:val="22"/>
            <w:szCs w:val="22"/>
            <w:rPrChange w:id="1191" w:author="Author" w:date="2026-07-05T13:57:00Z">
              <w:rPr/>
            </w:rPrChange>
          </w:rPr>
          <w:t xml:space="preserve"> Data Validation</w:t>
        </w:r>
      </w:ins>
    </w:p>
    <w:p w14:paraId="35243A10" w14:textId="77777777" w:rsidR="00F1302C" w:rsidRPr="004A1522" w:rsidRDefault="00F1302C" w:rsidP="00F1302C">
      <w:pPr>
        <w:pStyle w:val="NormalWeb"/>
        <w:rPr>
          <w:ins w:id="1192" w:author="Author" w:date="2026-07-05T13:43:00Z"/>
          <w:sz w:val="20"/>
          <w:szCs w:val="20"/>
          <w:rPrChange w:id="1193" w:author="Author" w:date="2026-07-05T13:50:00Z">
            <w:rPr>
              <w:ins w:id="1194" w:author="Author" w:date="2026-07-05T13:43:00Z"/>
            </w:rPr>
          </w:rPrChange>
        </w:rPr>
      </w:pPr>
      <w:ins w:id="1195" w:author="Author" w:date="2026-07-05T13:43:00Z">
        <w:r w:rsidRPr="004A1522">
          <w:rPr>
            <w:sz w:val="20"/>
            <w:szCs w:val="20"/>
            <w:rPrChange w:id="1196" w:author="Author" w:date="2026-07-05T13:50:00Z">
              <w:rPr/>
            </w:rPrChange>
          </w:rPr>
          <w:t>Business rules were applied to verify:</w:t>
        </w:r>
      </w:ins>
    </w:p>
    <w:p w14:paraId="49D44297" w14:textId="77777777" w:rsidR="00F1302C" w:rsidRPr="004A1522" w:rsidRDefault="00F1302C" w:rsidP="00F1302C">
      <w:pPr>
        <w:numPr>
          <w:ilvl w:val="0"/>
          <w:numId w:val="20"/>
        </w:numPr>
        <w:spacing w:before="100" w:beforeAutospacing="1" w:after="100" w:afterAutospacing="1"/>
        <w:rPr>
          <w:ins w:id="1197" w:author="Author" w:date="2026-07-05T13:43:00Z"/>
          <w:rPrChange w:id="1198" w:author="Author" w:date="2026-07-05T13:50:00Z">
            <w:rPr>
              <w:ins w:id="1199" w:author="Author" w:date="2026-07-05T13:43:00Z"/>
            </w:rPr>
          </w:rPrChange>
        </w:rPr>
      </w:pPr>
      <w:ins w:id="1200" w:author="Author" w:date="2026-07-05T13:43:00Z">
        <w:r w:rsidRPr="004A1522">
          <w:rPr>
            <w:rPrChange w:id="1201" w:author="Author" w:date="2026-07-05T13:50:00Z">
              <w:rPr/>
            </w:rPrChange>
          </w:rPr>
          <w:t xml:space="preserve">Sales values exceed manufacturing costs where applicable. </w:t>
        </w:r>
      </w:ins>
    </w:p>
    <w:p w14:paraId="6F0B7F55" w14:textId="77777777" w:rsidR="00F1302C" w:rsidRPr="004A1522" w:rsidRDefault="00F1302C" w:rsidP="00F1302C">
      <w:pPr>
        <w:numPr>
          <w:ilvl w:val="0"/>
          <w:numId w:val="20"/>
        </w:numPr>
        <w:spacing w:before="100" w:beforeAutospacing="1" w:after="100" w:afterAutospacing="1"/>
        <w:rPr>
          <w:ins w:id="1202" w:author="Author" w:date="2026-07-05T13:43:00Z"/>
          <w:rPrChange w:id="1203" w:author="Author" w:date="2026-07-05T13:50:00Z">
            <w:rPr>
              <w:ins w:id="1204" w:author="Author" w:date="2026-07-05T13:43:00Z"/>
            </w:rPr>
          </w:rPrChange>
        </w:rPr>
      </w:pPr>
      <w:ins w:id="1205" w:author="Author" w:date="2026-07-05T13:43:00Z">
        <w:r w:rsidRPr="004A1522">
          <w:rPr>
            <w:rPrChange w:id="1206" w:author="Author" w:date="2026-07-05T13:50:00Z">
              <w:rPr/>
            </w:rPrChange>
          </w:rPr>
          <w:t xml:space="preserve">Gross Profit values are consistent. </w:t>
        </w:r>
      </w:ins>
    </w:p>
    <w:p w14:paraId="2720CFF9" w14:textId="77777777" w:rsidR="00F1302C" w:rsidRPr="004A1522" w:rsidRDefault="00F1302C" w:rsidP="00F1302C">
      <w:pPr>
        <w:numPr>
          <w:ilvl w:val="0"/>
          <w:numId w:val="20"/>
        </w:numPr>
        <w:spacing w:before="100" w:beforeAutospacing="1" w:after="100" w:afterAutospacing="1"/>
        <w:rPr>
          <w:ins w:id="1207" w:author="Author" w:date="2026-07-05T13:43:00Z"/>
          <w:rPrChange w:id="1208" w:author="Author" w:date="2026-07-05T13:50:00Z">
            <w:rPr>
              <w:ins w:id="1209" w:author="Author" w:date="2026-07-05T13:43:00Z"/>
            </w:rPr>
          </w:rPrChange>
        </w:rPr>
      </w:pPr>
      <w:ins w:id="1210" w:author="Author" w:date="2026-07-05T13:43:00Z">
        <w:r w:rsidRPr="004A1522">
          <w:rPr>
            <w:rPrChange w:id="1211" w:author="Author" w:date="2026-07-05T13:50:00Z">
              <w:rPr/>
            </w:rPrChange>
          </w:rPr>
          <w:t xml:space="preserve">Units sold are positive. </w:t>
        </w:r>
      </w:ins>
    </w:p>
    <w:p w14:paraId="30D7531B" w14:textId="77777777" w:rsidR="00F1302C" w:rsidRPr="004A1522" w:rsidRDefault="00F1302C" w:rsidP="00F1302C">
      <w:pPr>
        <w:numPr>
          <w:ilvl w:val="0"/>
          <w:numId w:val="20"/>
        </w:numPr>
        <w:spacing w:before="100" w:beforeAutospacing="1" w:after="100" w:afterAutospacing="1"/>
        <w:rPr>
          <w:ins w:id="1212" w:author="Author" w:date="2026-07-05T13:43:00Z"/>
          <w:rPrChange w:id="1213" w:author="Author" w:date="2026-07-05T13:50:00Z">
            <w:rPr>
              <w:ins w:id="1214" w:author="Author" w:date="2026-07-05T13:43:00Z"/>
            </w:rPr>
          </w:rPrChange>
        </w:rPr>
      </w:pPr>
      <w:ins w:id="1215" w:author="Author" w:date="2026-07-05T13:43:00Z">
        <w:r w:rsidRPr="004A1522">
          <w:rPr>
            <w:rPrChange w:id="1216" w:author="Author" w:date="2026-07-05T13:50:00Z">
              <w:rPr/>
            </w:rPrChange>
          </w:rPr>
          <w:t xml:space="preserve">Division labels are standardized. </w:t>
        </w:r>
      </w:ins>
    </w:p>
    <w:p w14:paraId="4F9C0FDE" w14:textId="77777777" w:rsidR="00F1302C" w:rsidRPr="004A1522" w:rsidRDefault="00F1302C" w:rsidP="00F1302C">
      <w:pPr>
        <w:pStyle w:val="NormalWeb"/>
        <w:rPr>
          <w:ins w:id="1217" w:author="Author" w:date="2026-07-05T13:43:00Z"/>
          <w:sz w:val="20"/>
          <w:szCs w:val="20"/>
          <w:rPrChange w:id="1218" w:author="Author" w:date="2026-07-05T13:50:00Z">
            <w:rPr>
              <w:ins w:id="1219" w:author="Author" w:date="2026-07-05T13:43:00Z"/>
            </w:rPr>
          </w:rPrChange>
        </w:rPr>
      </w:pPr>
      <w:ins w:id="1220" w:author="Author" w:date="2026-07-05T13:43:00Z">
        <w:r w:rsidRPr="004A1522">
          <w:rPr>
            <w:sz w:val="20"/>
            <w:szCs w:val="20"/>
            <w:rPrChange w:id="1221" w:author="Author" w:date="2026-07-05T13:50:00Z">
              <w:rPr/>
            </w:rPrChange>
          </w:rPr>
          <w:t>After preprocessing, the dataset became suitable for advanced analytical modeling and visualization.</w:t>
        </w:r>
      </w:ins>
    </w:p>
    <w:p w14:paraId="3119A86B" w14:textId="7973BCE6" w:rsidR="00F1302C" w:rsidRPr="004A1522" w:rsidRDefault="00F1302C" w:rsidP="00F1302C">
      <w:pPr>
        <w:pStyle w:val="Heading2"/>
        <w:rPr>
          <w:ins w:id="1222" w:author="Author" w:date="2026-07-05T13:43:00Z"/>
          <w:rFonts w:eastAsia="Times New Roman"/>
          <w:b/>
          <w:bCs/>
          <w:i w:val="0"/>
          <w:iCs/>
          <w:sz w:val="28"/>
          <w:szCs w:val="28"/>
          <w:rPrChange w:id="1223" w:author="Author" w:date="2026-07-05T13:54:00Z">
            <w:rPr>
              <w:ins w:id="1224" w:author="Author" w:date="2026-07-05T13:43:00Z"/>
              <w:rFonts w:eastAsia="Times New Roman"/>
              <w:b/>
              <w:bCs/>
              <w:sz w:val="32"/>
              <w:szCs w:val="32"/>
            </w:rPr>
          </w:rPrChange>
        </w:rPr>
      </w:pPr>
      <w:ins w:id="1225" w:author="Author" w:date="2026-07-05T13:43:00Z">
        <w:r w:rsidRPr="004A1522">
          <w:rPr>
            <w:b/>
            <w:bCs/>
            <w:i w:val="0"/>
            <w:iCs/>
            <w:sz w:val="28"/>
            <w:szCs w:val="28"/>
            <w:rPrChange w:id="1226" w:author="Author" w:date="2026-07-05T13:54:00Z">
              <w:rPr>
                <w:b/>
                <w:bCs/>
                <w:sz w:val="32"/>
                <w:szCs w:val="32"/>
              </w:rPr>
            </w:rPrChange>
          </w:rPr>
          <w:t>Feature Engineering</w:t>
        </w:r>
      </w:ins>
    </w:p>
    <w:p w14:paraId="405ED282" w14:textId="77777777" w:rsidR="00F1302C" w:rsidRPr="004A1522" w:rsidRDefault="00F1302C" w:rsidP="00F1302C">
      <w:pPr>
        <w:pStyle w:val="NormalWeb"/>
        <w:rPr>
          <w:ins w:id="1227" w:author="Author" w:date="2026-07-05T13:43:00Z"/>
          <w:sz w:val="20"/>
          <w:szCs w:val="20"/>
          <w:rPrChange w:id="1228" w:author="Author" w:date="2026-07-05T13:50:00Z">
            <w:rPr>
              <w:ins w:id="1229" w:author="Author" w:date="2026-07-05T13:43:00Z"/>
            </w:rPr>
          </w:rPrChange>
        </w:rPr>
      </w:pPr>
      <w:ins w:id="1230" w:author="Author" w:date="2026-07-05T13:43:00Z">
        <w:r w:rsidRPr="004A1522">
          <w:rPr>
            <w:sz w:val="20"/>
            <w:szCs w:val="20"/>
            <w:rPrChange w:id="1231" w:author="Author" w:date="2026-07-05T13:50:00Z">
              <w:rPr/>
            </w:rPrChange>
          </w:rPr>
          <w:t>Feature engineering enhances the analytical capability of the dataset by creating new variables that provide additional business insights.</w:t>
        </w:r>
      </w:ins>
    </w:p>
    <w:p w14:paraId="10BEA391" w14:textId="77777777" w:rsidR="00F1302C" w:rsidRPr="004A1522" w:rsidRDefault="00F1302C" w:rsidP="00F1302C">
      <w:pPr>
        <w:pStyle w:val="NormalWeb"/>
        <w:rPr>
          <w:ins w:id="1232" w:author="Author" w:date="2026-07-05T13:43:00Z"/>
          <w:sz w:val="20"/>
          <w:szCs w:val="20"/>
          <w:rPrChange w:id="1233" w:author="Author" w:date="2026-07-05T13:50:00Z">
            <w:rPr>
              <w:ins w:id="1234" w:author="Author" w:date="2026-07-05T13:43:00Z"/>
            </w:rPr>
          </w:rPrChange>
        </w:rPr>
      </w:pPr>
      <w:ins w:id="1235" w:author="Author" w:date="2026-07-05T13:43:00Z">
        <w:r w:rsidRPr="004A1522">
          <w:rPr>
            <w:sz w:val="20"/>
            <w:szCs w:val="20"/>
            <w:rPrChange w:id="1236" w:author="Author" w:date="2026-07-05T13:50:00Z">
              <w:rPr/>
            </w:rPrChange>
          </w:rPr>
          <w:t>Several performance metrics were derived from the original dataset.</w:t>
        </w:r>
      </w:ins>
    </w:p>
    <w:p w14:paraId="7C959916" w14:textId="0A3B512D" w:rsidR="00F1302C" w:rsidRPr="004A1522" w:rsidRDefault="00F1302C" w:rsidP="00F1302C">
      <w:pPr>
        <w:pStyle w:val="Heading3"/>
        <w:rPr>
          <w:ins w:id="1237" w:author="Author" w:date="2026-07-05T13:43:00Z"/>
          <w:sz w:val="22"/>
          <w:szCs w:val="22"/>
          <w:rPrChange w:id="1238" w:author="Author" w:date="2026-07-05T13:57:00Z">
            <w:rPr>
              <w:ins w:id="1239" w:author="Author" w:date="2026-07-05T13:43:00Z"/>
            </w:rPr>
          </w:rPrChange>
        </w:rPr>
      </w:pPr>
      <w:ins w:id="1240" w:author="Author" w:date="2026-07-05T13:43:00Z">
        <w:r w:rsidRPr="004A1522">
          <w:rPr>
            <w:sz w:val="22"/>
            <w:szCs w:val="22"/>
            <w:rPrChange w:id="1241" w:author="Author" w:date="2026-07-05T13:57:00Z">
              <w:rPr/>
            </w:rPrChange>
          </w:rPr>
          <w:t>1</w:t>
        </w:r>
      </w:ins>
      <w:ins w:id="1242" w:author="Author" w:date="2026-07-05T13:54:00Z">
        <w:r w:rsidR="007333BC" w:rsidRPr="004A1522">
          <w:rPr>
            <w:sz w:val="22"/>
            <w:szCs w:val="22"/>
            <w:rPrChange w:id="1243" w:author="Author" w:date="2026-07-05T13:57:00Z">
              <w:rPr>
                <w:sz w:val="20"/>
              </w:rPr>
            </w:rPrChange>
          </w:rPr>
          <w:t>.</w:t>
        </w:r>
      </w:ins>
      <w:ins w:id="1244" w:author="Author" w:date="2026-07-05T13:43:00Z">
        <w:r w:rsidRPr="004A1522">
          <w:rPr>
            <w:sz w:val="22"/>
            <w:szCs w:val="22"/>
            <w:rPrChange w:id="1245" w:author="Author" w:date="2026-07-05T13:57:00Z">
              <w:rPr/>
            </w:rPrChange>
          </w:rPr>
          <w:t xml:space="preserve"> Gross Margin Percentage</w:t>
        </w:r>
      </w:ins>
    </w:p>
    <w:p w14:paraId="121ECFAA" w14:textId="77777777" w:rsidR="00F1302C" w:rsidRPr="004A1522" w:rsidRDefault="00F1302C" w:rsidP="00F1302C">
      <w:pPr>
        <w:pStyle w:val="NormalWeb"/>
        <w:rPr>
          <w:ins w:id="1246" w:author="Author" w:date="2026-07-05T13:43:00Z"/>
          <w:sz w:val="20"/>
          <w:szCs w:val="20"/>
          <w:rPrChange w:id="1247" w:author="Author" w:date="2026-07-05T13:50:00Z">
            <w:rPr>
              <w:ins w:id="1248" w:author="Author" w:date="2026-07-05T13:43:00Z"/>
            </w:rPr>
          </w:rPrChange>
        </w:rPr>
      </w:pPr>
      <w:ins w:id="1249" w:author="Author" w:date="2026-07-05T13:43:00Z">
        <w:r w:rsidRPr="004A1522">
          <w:rPr>
            <w:sz w:val="20"/>
            <w:szCs w:val="20"/>
            <w:rPrChange w:id="1250" w:author="Author" w:date="2026-07-05T13:50:00Z">
              <w:rPr/>
            </w:rPrChange>
          </w:rPr>
          <w:t>Gross Margin Percentage measures the proportion of sales retained as profit after accounting for manufacturing costs.</w:t>
        </w:r>
      </w:ins>
    </w:p>
    <w:p w14:paraId="43116B2C" w14:textId="77777777" w:rsidR="00F1302C" w:rsidRPr="004A1522" w:rsidRDefault="00F1302C" w:rsidP="00F1302C">
      <w:pPr>
        <w:pStyle w:val="NormalWeb"/>
        <w:rPr>
          <w:ins w:id="1251" w:author="Author" w:date="2026-07-05T13:43:00Z"/>
          <w:sz w:val="20"/>
          <w:szCs w:val="20"/>
          <w:rPrChange w:id="1252" w:author="Author" w:date="2026-07-05T13:50:00Z">
            <w:rPr>
              <w:ins w:id="1253" w:author="Author" w:date="2026-07-05T13:43:00Z"/>
            </w:rPr>
          </w:rPrChange>
        </w:rPr>
      </w:pPr>
      <w:ins w:id="1254" w:author="Author" w:date="2026-07-05T13:43:00Z">
        <w:r w:rsidRPr="004A1522">
          <w:rPr>
            <w:rStyle w:val="Strong"/>
            <w:rFonts w:eastAsiaTheme="majorEastAsia"/>
            <w:sz w:val="20"/>
            <w:szCs w:val="20"/>
            <w:rPrChange w:id="1255" w:author="Author" w:date="2026-07-05T13:50:00Z">
              <w:rPr>
                <w:rStyle w:val="Strong"/>
                <w:rFonts w:eastAsiaTheme="majorEastAsia"/>
              </w:rPr>
            </w:rPrChange>
          </w:rPr>
          <w:t>Formula</w:t>
        </w:r>
      </w:ins>
    </w:p>
    <w:p w14:paraId="0E495C97" w14:textId="77777777" w:rsidR="00F1302C" w:rsidRPr="004A1522" w:rsidRDefault="00F1302C" w:rsidP="00F1302C">
      <w:pPr>
        <w:pStyle w:val="NormalWeb"/>
        <w:rPr>
          <w:ins w:id="1256" w:author="Author" w:date="2026-07-05T13:43:00Z"/>
          <w:sz w:val="20"/>
          <w:szCs w:val="20"/>
          <w:rPrChange w:id="1257" w:author="Author" w:date="2026-07-05T13:50:00Z">
            <w:rPr>
              <w:ins w:id="1258" w:author="Author" w:date="2026-07-05T13:43:00Z"/>
            </w:rPr>
          </w:rPrChange>
        </w:rPr>
      </w:pPr>
      <w:ins w:id="1259" w:author="Author" w:date="2026-07-05T13:43:00Z">
        <w:r w:rsidRPr="004A1522">
          <w:rPr>
            <w:sz w:val="20"/>
            <w:szCs w:val="20"/>
            <w:rPrChange w:id="1260" w:author="Author" w:date="2026-07-05T13:50:00Z">
              <w:rPr/>
            </w:rPrChange>
          </w:rPr>
          <w:t>Gross Margin (%) = (Gross Profit / Sales) × 100</w:t>
        </w:r>
      </w:ins>
    </w:p>
    <w:p w14:paraId="2F71CC05" w14:textId="77777777" w:rsidR="00F1302C" w:rsidRPr="004A1522" w:rsidRDefault="00F1302C" w:rsidP="00F1302C">
      <w:pPr>
        <w:pStyle w:val="NormalWeb"/>
        <w:rPr>
          <w:ins w:id="1261" w:author="Author" w:date="2026-07-05T13:43:00Z"/>
          <w:sz w:val="20"/>
          <w:szCs w:val="20"/>
          <w:rPrChange w:id="1262" w:author="Author" w:date="2026-07-05T13:50:00Z">
            <w:rPr>
              <w:ins w:id="1263" w:author="Author" w:date="2026-07-05T13:43:00Z"/>
            </w:rPr>
          </w:rPrChange>
        </w:rPr>
      </w:pPr>
      <w:ins w:id="1264" w:author="Author" w:date="2026-07-05T13:43:00Z">
        <w:r w:rsidRPr="004A1522">
          <w:rPr>
            <w:sz w:val="20"/>
            <w:szCs w:val="20"/>
            <w:rPrChange w:id="1265" w:author="Author" w:date="2026-07-05T13:50:00Z">
              <w:rPr/>
            </w:rPrChange>
          </w:rPr>
          <w:t>This metric enables comparison of profitability across products regardless of sales volume.</w:t>
        </w:r>
      </w:ins>
    </w:p>
    <w:p w14:paraId="3BACBA60" w14:textId="0E9B636D" w:rsidR="00F1302C" w:rsidRPr="004A1522" w:rsidRDefault="00F1302C" w:rsidP="00F1302C">
      <w:pPr>
        <w:pStyle w:val="Heading3"/>
        <w:rPr>
          <w:ins w:id="1266" w:author="Author" w:date="2026-07-05T13:43:00Z"/>
          <w:sz w:val="22"/>
          <w:szCs w:val="22"/>
          <w:rPrChange w:id="1267" w:author="Author" w:date="2026-07-05T13:57:00Z">
            <w:rPr>
              <w:ins w:id="1268" w:author="Author" w:date="2026-07-05T13:43:00Z"/>
            </w:rPr>
          </w:rPrChange>
        </w:rPr>
      </w:pPr>
      <w:ins w:id="1269" w:author="Author" w:date="2026-07-05T13:43:00Z">
        <w:r w:rsidRPr="004A1522">
          <w:rPr>
            <w:sz w:val="22"/>
            <w:szCs w:val="22"/>
            <w:rPrChange w:id="1270" w:author="Author" w:date="2026-07-05T13:57:00Z">
              <w:rPr/>
            </w:rPrChange>
          </w:rPr>
          <w:t>2</w:t>
        </w:r>
      </w:ins>
      <w:ins w:id="1271" w:author="Author" w:date="2026-07-05T13:54:00Z">
        <w:r w:rsidR="007333BC" w:rsidRPr="004A1522">
          <w:rPr>
            <w:sz w:val="22"/>
            <w:szCs w:val="22"/>
            <w:rPrChange w:id="1272" w:author="Author" w:date="2026-07-05T13:57:00Z">
              <w:rPr>
                <w:sz w:val="20"/>
              </w:rPr>
            </w:rPrChange>
          </w:rPr>
          <w:t>.</w:t>
        </w:r>
      </w:ins>
      <w:ins w:id="1273" w:author="Author" w:date="2026-07-05T13:43:00Z">
        <w:r w:rsidRPr="004A1522">
          <w:rPr>
            <w:sz w:val="22"/>
            <w:szCs w:val="22"/>
            <w:rPrChange w:id="1274" w:author="Author" w:date="2026-07-05T13:57:00Z">
              <w:rPr/>
            </w:rPrChange>
          </w:rPr>
          <w:t xml:space="preserve"> Profit per Unit</w:t>
        </w:r>
      </w:ins>
    </w:p>
    <w:p w14:paraId="6C76D78E" w14:textId="77777777" w:rsidR="00F1302C" w:rsidRPr="004A1522" w:rsidRDefault="00F1302C" w:rsidP="00F1302C">
      <w:pPr>
        <w:pStyle w:val="NormalWeb"/>
        <w:rPr>
          <w:ins w:id="1275" w:author="Author" w:date="2026-07-05T13:43:00Z"/>
          <w:sz w:val="20"/>
          <w:szCs w:val="20"/>
          <w:rPrChange w:id="1276" w:author="Author" w:date="2026-07-05T13:50:00Z">
            <w:rPr>
              <w:ins w:id="1277" w:author="Author" w:date="2026-07-05T13:43:00Z"/>
            </w:rPr>
          </w:rPrChange>
        </w:rPr>
      </w:pPr>
      <w:ins w:id="1278" w:author="Author" w:date="2026-07-05T13:43:00Z">
        <w:r w:rsidRPr="004A1522">
          <w:rPr>
            <w:sz w:val="20"/>
            <w:szCs w:val="20"/>
            <w:rPrChange w:id="1279" w:author="Author" w:date="2026-07-05T13:50:00Z">
              <w:rPr/>
            </w:rPrChange>
          </w:rPr>
          <w:t>Profit per Unit measures the average profit generated from selling one unit of a product.</w:t>
        </w:r>
      </w:ins>
    </w:p>
    <w:p w14:paraId="263844E5" w14:textId="77777777" w:rsidR="00F1302C" w:rsidRPr="004A1522" w:rsidRDefault="00F1302C" w:rsidP="00F1302C">
      <w:pPr>
        <w:pStyle w:val="NormalWeb"/>
        <w:rPr>
          <w:ins w:id="1280" w:author="Author" w:date="2026-07-05T13:43:00Z"/>
          <w:sz w:val="20"/>
          <w:szCs w:val="20"/>
          <w:rPrChange w:id="1281" w:author="Author" w:date="2026-07-05T13:50:00Z">
            <w:rPr>
              <w:ins w:id="1282" w:author="Author" w:date="2026-07-05T13:43:00Z"/>
            </w:rPr>
          </w:rPrChange>
        </w:rPr>
      </w:pPr>
      <w:ins w:id="1283" w:author="Author" w:date="2026-07-05T13:43:00Z">
        <w:r w:rsidRPr="004A1522">
          <w:rPr>
            <w:rStyle w:val="Strong"/>
            <w:rFonts w:eastAsiaTheme="majorEastAsia"/>
            <w:sz w:val="20"/>
            <w:szCs w:val="20"/>
            <w:rPrChange w:id="1284" w:author="Author" w:date="2026-07-05T13:50:00Z">
              <w:rPr>
                <w:rStyle w:val="Strong"/>
                <w:rFonts w:eastAsiaTheme="majorEastAsia"/>
              </w:rPr>
            </w:rPrChange>
          </w:rPr>
          <w:t>Formula</w:t>
        </w:r>
      </w:ins>
    </w:p>
    <w:p w14:paraId="57B7C4A8" w14:textId="77777777" w:rsidR="00F1302C" w:rsidRPr="004A1522" w:rsidRDefault="00F1302C" w:rsidP="00F1302C">
      <w:pPr>
        <w:pStyle w:val="NormalWeb"/>
        <w:rPr>
          <w:ins w:id="1285" w:author="Author" w:date="2026-07-05T13:43:00Z"/>
          <w:sz w:val="20"/>
          <w:szCs w:val="20"/>
          <w:rPrChange w:id="1286" w:author="Author" w:date="2026-07-05T13:50:00Z">
            <w:rPr>
              <w:ins w:id="1287" w:author="Author" w:date="2026-07-05T13:43:00Z"/>
            </w:rPr>
          </w:rPrChange>
        </w:rPr>
      </w:pPr>
      <w:ins w:id="1288" w:author="Author" w:date="2026-07-05T13:43:00Z">
        <w:r w:rsidRPr="004A1522">
          <w:rPr>
            <w:sz w:val="20"/>
            <w:szCs w:val="20"/>
            <w:rPrChange w:id="1289" w:author="Author" w:date="2026-07-05T13:50:00Z">
              <w:rPr/>
            </w:rPrChange>
          </w:rPr>
          <w:t>Profit per Unit = Gross Profit / Units</w:t>
        </w:r>
      </w:ins>
    </w:p>
    <w:p w14:paraId="4000351A" w14:textId="77777777" w:rsidR="00F1302C" w:rsidRPr="004A1522" w:rsidRDefault="00F1302C" w:rsidP="00F1302C">
      <w:pPr>
        <w:pStyle w:val="NormalWeb"/>
        <w:rPr>
          <w:ins w:id="1290" w:author="Author" w:date="2026-07-05T13:43:00Z"/>
          <w:sz w:val="20"/>
          <w:szCs w:val="20"/>
          <w:rPrChange w:id="1291" w:author="Author" w:date="2026-07-05T13:50:00Z">
            <w:rPr>
              <w:ins w:id="1292" w:author="Author" w:date="2026-07-05T13:43:00Z"/>
            </w:rPr>
          </w:rPrChange>
        </w:rPr>
      </w:pPr>
      <w:ins w:id="1293" w:author="Author" w:date="2026-07-05T13:43:00Z">
        <w:r w:rsidRPr="004A1522">
          <w:rPr>
            <w:sz w:val="20"/>
            <w:szCs w:val="20"/>
            <w:rPrChange w:id="1294" w:author="Author" w:date="2026-07-05T13:50:00Z">
              <w:rPr/>
            </w:rPrChange>
          </w:rPr>
          <w:t>This metric helps identify products delivering the greatest return per item sold.</w:t>
        </w:r>
      </w:ins>
    </w:p>
    <w:p w14:paraId="6301F8A4" w14:textId="76784934" w:rsidR="00F1302C" w:rsidRPr="004A1522" w:rsidRDefault="00F1302C" w:rsidP="00F1302C">
      <w:pPr>
        <w:pStyle w:val="Heading3"/>
        <w:rPr>
          <w:ins w:id="1295" w:author="Author" w:date="2026-07-05T13:43:00Z"/>
          <w:sz w:val="22"/>
          <w:szCs w:val="22"/>
          <w:rPrChange w:id="1296" w:author="Author" w:date="2026-07-05T13:57:00Z">
            <w:rPr>
              <w:ins w:id="1297" w:author="Author" w:date="2026-07-05T13:43:00Z"/>
            </w:rPr>
          </w:rPrChange>
        </w:rPr>
      </w:pPr>
      <w:ins w:id="1298" w:author="Author" w:date="2026-07-05T13:43:00Z">
        <w:r w:rsidRPr="004A1522">
          <w:rPr>
            <w:sz w:val="22"/>
            <w:szCs w:val="22"/>
            <w:rPrChange w:id="1299" w:author="Author" w:date="2026-07-05T13:57:00Z">
              <w:rPr/>
            </w:rPrChange>
          </w:rPr>
          <w:t>3</w:t>
        </w:r>
      </w:ins>
      <w:ins w:id="1300" w:author="Author" w:date="2026-07-05T13:54:00Z">
        <w:r w:rsidR="007333BC" w:rsidRPr="004A1522">
          <w:rPr>
            <w:sz w:val="22"/>
            <w:szCs w:val="22"/>
            <w:rPrChange w:id="1301" w:author="Author" w:date="2026-07-05T13:57:00Z">
              <w:rPr>
                <w:sz w:val="20"/>
              </w:rPr>
            </w:rPrChange>
          </w:rPr>
          <w:t>.</w:t>
        </w:r>
      </w:ins>
      <w:ins w:id="1302" w:author="Author" w:date="2026-07-05T13:43:00Z">
        <w:r w:rsidRPr="004A1522">
          <w:rPr>
            <w:sz w:val="22"/>
            <w:szCs w:val="22"/>
            <w:rPrChange w:id="1303" w:author="Author" w:date="2026-07-05T13:57:00Z">
              <w:rPr/>
            </w:rPrChange>
          </w:rPr>
          <w:t xml:space="preserve"> Revenue Contribution</w:t>
        </w:r>
      </w:ins>
    </w:p>
    <w:p w14:paraId="5DAC8F62" w14:textId="77777777" w:rsidR="00F1302C" w:rsidRPr="004A1522" w:rsidRDefault="00F1302C" w:rsidP="00F1302C">
      <w:pPr>
        <w:pStyle w:val="NormalWeb"/>
        <w:rPr>
          <w:ins w:id="1304" w:author="Author" w:date="2026-07-05T13:43:00Z"/>
          <w:sz w:val="20"/>
          <w:szCs w:val="20"/>
          <w:rPrChange w:id="1305" w:author="Author" w:date="2026-07-05T13:50:00Z">
            <w:rPr>
              <w:ins w:id="1306" w:author="Author" w:date="2026-07-05T13:43:00Z"/>
            </w:rPr>
          </w:rPrChange>
        </w:rPr>
      </w:pPr>
      <w:ins w:id="1307" w:author="Author" w:date="2026-07-05T13:43:00Z">
        <w:r w:rsidRPr="004A1522">
          <w:rPr>
            <w:sz w:val="20"/>
            <w:szCs w:val="20"/>
            <w:rPrChange w:id="1308" w:author="Author" w:date="2026-07-05T13:50:00Z">
              <w:rPr/>
            </w:rPrChange>
          </w:rPr>
          <w:t>Revenue Contribution measures the percentage contribution of each product toward total company sales.</w:t>
        </w:r>
      </w:ins>
    </w:p>
    <w:p w14:paraId="40057A58" w14:textId="77777777" w:rsidR="00F1302C" w:rsidRPr="004A1522" w:rsidRDefault="00F1302C" w:rsidP="00F1302C">
      <w:pPr>
        <w:pStyle w:val="NormalWeb"/>
        <w:rPr>
          <w:ins w:id="1309" w:author="Author" w:date="2026-07-05T13:43:00Z"/>
          <w:sz w:val="20"/>
          <w:szCs w:val="20"/>
          <w:rPrChange w:id="1310" w:author="Author" w:date="2026-07-05T13:50:00Z">
            <w:rPr>
              <w:ins w:id="1311" w:author="Author" w:date="2026-07-05T13:43:00Z"/>
            </w:rPr>
          </w:rPrChange>
        </w:rPr>
      </w:pPr>
      <w:ins w:id="1312" w:author="Author" w:date="2026-07-05T13:43:00Z">
        <w:r w:rsidRPr="004A1522">
          <w:rPr>
            <w:rStyle w:val="Strong"/>
            <w:rFonts w:eastAsiaTheme="majorEastAsia"/>
            <w:sz w:val="20"/>
            <w:szCs w:val="20"/>
            <w:rPrChange w:id="1313" w:author="Author" w:date="2026-07-05T13:50:00Z">
              <w:rPr>
                <w:rStyle w:val="Strong"/>
                <w:rFonts w:eastAsiaTheme="majorEastAsia"/>
              </w:rPr>
            </w:rPrChange>
          </w:rPr>
          <w:t>Formula</w:t>
        </w:r>
      </w:ins>
    </w:p>
    <w:p w14:paraId="2D335058" w14:textId="77777777" w:rsidR="00F1302C" w:rsidRPr="004A1522" w:rsidRDefault="00F1302C" w:rsidP="00F1302C">
      <w:pPr>
        <w:pStyle w:val="NormalWeb"/>
        <w:rPr>
          <w:ins w:id="1314" w:author="Author" w:date="2026-07-05T13:43:00Z"/>
          <w:sz w:val="20"/>
          <w:szCs w:val="20"/>
          <w:rPrChange w:id="1315" w:author="Author" w:date="2026-07-05T13:50:00Z">
            <w:rPr>
              <w:ins w:id="1316" w:author="Author" w:date="2026-07-05T13:43:00Z"/>
            </w:rPr>
          </w:rPrChange>
        </w:rPr>
      </w:pPr>
      <w:ins w:id="1317" w:author="Author" w:date="2026-07-05T13:43:00Z">
        <w:r w:rsidRPr="004A1522">
          <w:rPr>
            <w:sz w:val="20"/>
            <w:szCs w:val="20"/>
            <w:rPrChange w:id="1318" w:author="Author" w:date="2026-07-05T13:50:00Z">
              <w:rPr/>
            </w:rPrChange>
          </w:rPr>
          <w:t>Revenue Contribution = Product Sales / Total Sales × 100</w:t>
        </w:r>
      </w:ins>
    </w:p>
    <w:p w14:paraId="249E19A9" w14:textId="74D029F1" w:rsidR="00F1302C" w:rsidRPr="004A1522" w:rsidRDefault="00F1302C" w:rsidP="00F1302C">
      <w:pPr>
        <w:pStyle w:val="Heading3"/>
        <w:rPr>
          <w:ins w:id="1319" w:author="Author" w:date="2026-07-05T13:43:00Z"/>
          <w:sz w:val="22"/>
          <w:szCs w:val="22"/>
          <w:rPrChange w:id="1320" w:author="Author" w:date="2026-07-05T13:57:00Z">
            <w:rPr>
              <w:ins w:id="1321" w:author="Author" w:date="2026-07-05T13:43:00Z"/>
            </w:rPr>
          </w:rPrChange>
        </w:rPr>
      </w:pPr>
      <w:ins w:id="1322" w:author="Author" w:date="2026-07-05T13:43:00Z">
        <w:r w:rsidRPr="004A1522">
          <w:rPr>
            <w:sz w:val="22"/>
            <w:szCs w:val="22"/>
            <w:rPrChange w:id="1323" w:author="Author" w:date="2026-07-05T13:57:00Z">
              <w:rPr/>
            </w:rPrChange>
          </w:rPr>
          <w:t>4</w:t>
        </w:r>
      </w:ins>
      <w:ins w:id="1324" w:author="Author" w:date="2026-07-05T13:54:00Z">
        <w:r w:rsidR="007333BC" w:rsidRPr="004A1522">
          <w:rPr>
            <w:sz w:val="22"/>
            <w:szCs w:val="22"/>
            <w:rPrChange w:id="1325" w:author="Author" w:date="2026-07-05T13:57:00Z">
              <w:rPr>
                <w:sz w:val="20"/>
              </w:rPr>
            </w:rPrChange>
          </w:rPr>
          <w:t>.</w:t>
        </w:r>
      </w:ins>
      <w:ins w:id="1326" w:author="Author" w:date="2026-07-05T13:43:00Z">
        <w:r w:rsidRPr="004A1522">
          <w:rPr>
            <w:sz w:val="22"/>
            <w:szCs w:val="22"/>
            <w:rPrChange w:id="1327" w:author="Author" w:date="2026-07-05T13:57:00Z">
              <w:rPr/>
            </w:rPrChange>
          </w:rPr>
          <w:t xml:space="preserve"> Profit Contribution</w:t>
        </w:r>
      </w:ins>
    </w:p>
    <w:p w14:paraId="604B2C21" w14:textId="77777777" w:rsidR="00F1302C" w:rsidRPr="004A1522" w:rsidRDefault="00F1302C" w:rsidP="00F1302C">
      <w:pPr>
        <w:pStyle w:val="NormalWeb"/>
        <w:rPr>
          <w:ins w:id="1328" w:author="Author" w:date="2026-07-05T13:43:00Z"/>
          <w:sz w:val="20"/>
          <w:szCs w:val="20"/>
          <w:rPrChange w:id="1329" w:author="Author" w:date="2026-07-05T13:50:00Z">
            <w:rPr>
              <w:ins w:id="1330" w:author="Author" w:date="2026-07-05T13:43:00Z"/>
            </w:rPr>
          </w:rPrChange>
        </w:rPr>
      </w:pPr>
      <w:ins w:id="1331" w:author="Author" w:date="2026-07-05T13:43:00Z">
        <w:r w:rsidRPr="004A1522">
          <w:rPr>
            <w:sz w:val="20"/>
            <w:szCs w:val="20"/>
            <w:rPrChange w:id="1332" w:author="Author" w:date="2026-07-05T13:50:00Z">
              <w:rPr/>
            </w:rPrChange>
          </w:rPr>
          <w:lastRenderedPageBreak/>
          <w:t>Profit Contribution measures each product's contribution toward total organizational profit.</w:t>
        </w:r>
      </w:ins>
    </w:p>
    <w:p w14:paraId="3EE8CF9F" w14:textId="77777777" w:rsidR="00F1302C" w:rsidRPr="004A1522" w:rsidRDefault="00F1302C" w:rsidP="00F1302C">
      <w:pPr>
        <w:pStyle w:val="NormalWeb"/>
        <w:rPr>
          <w:ins w:id="1333" w:author="Author" w:date="2026-07-05T13:43:00Z"/>
          <w:sz w:val="20"/>
          <w:szCs w:val="20"/>
          <w:rPrChange w:id="1334" w:author="Author" w:date="2026-07-05T13:50:00Z">
            <w:rPr>
              <w:ins w:id="1335" w:author="Author" w:date="2026-07-05T13:43:00Z"/>
            </w:rPr>
          </w:rPrChange>
        </w:rPr>
      </w:pPr>
      <w:ins w:id="1336" w:author="Author" w:date="2026-07-05T13:43:00Z">
        <w:r w:rsidRPr="004A1522">
          <w:rPr>
            <w:rStyle w:val="Strong"/>
            <w:rFonts w:eastAsiaTheme="majorEastAsia"/>
            <w:sz w:val="20"/>
            <w:szCs w:val="20"/>
            <w:rPrChange w:id="1337" w:author="Author" w:date="2026-07-05T13:50:00Z">
              <w:rPr>
                <w:rStyle w:val="Strong"/>
                <w:rFonts w:eastAsiaTheme="majorEastAsia"/>
              </w:rPr>
            </w:rPrChange>
          </w:rPr>
          <w:t>Formula</w:t>
        </w:r>
      </w:ins>
    </w:p>
    <w:p w14:paraId="0471D43E" w14:textId="77777777" w:rsidR="00F1302C" w:rsidRPr="004A1522" w:rsidRDefault="00F1302C" w:rsidP="00F1302C">
      <w:pPr>
        <w:pStyle w:val="NormalWeb"/>
        <w:rPr>
          <w:ins w:id="1338" w:author="Author" w:date="2026-07-05T13:43:00Z"/>
          <w:sz w:val="20"/>
          <w:szCs w:val="20"/>
          <w:rPrChange w:id="1339" w:author="Author" w:date="2026-07-05T13:50:00Z">
            <w:rPr>
              <w:ins w:id="1340" w:author="Author" w:date="2026-07-05T13:43:00Z"/>
            </w:rPr>
          </w:rPrChange>
        </w:rPr>
      </w:pPr>
      <w:ins w:id="1341" w:author="Author" w:date="2026-07-05T13:43:00Z">
        <w:r w:rsidRPr="004A1522">
          <w:rPr>
            <w:sz w:val="20"/>
            <w:szCs w:val="20"/>
            <w:rPrChange w:id="1342" w:author="Author" w:date="2026-07-05T13:50:00Z">
              <w:rPr/>
            </w:rPrChange>
          </w:rPr>
          <w:t>Profit Contribution = Product Gross Profit / Total Gross Profit × 100</w:t>
        </w:r>
      </w:ins>
    </w:p>
    <w:p w14:paraId="1DE7FAF5" w14:textId="74AF7222" w:rsidR="00F1302C" w:rsidRPr="004A1522" w:rsidRDefault="00F1302C" w:rsidP="00F1302C">
      <w:pPr>
        <w:pStyle w:val="Heading3"/>
        <w:rPr>
          <w:ins w:id="1343" w:author="Author" w:date="2026-07-05T13:43:00Z"/>
          <w:sz w:val="22"/>
          <w:szCs w:val="22"/>
          <w:rPrChange w:id="1344" w:author="Author" w:date="2026-07-05T13:57:00Z">
            <w:rPr>
              <w:ins w:id="1345" w:author="Author" w:date="2026-07-05T13:43:00Z"/>
            </w:rPr>
          </w:rPrChange>
        </w:rPr>
      </w:pPr>
      <w:ins w:id="1346" w:author="Author" w:date="2026-07-05T13:43:00Z">
        <w:r w:rsidRPr="004A1522">
          <w:rPr>
            <w:sz w:val="22"/>
            <w:szCs w:val="22"/>
            <w:rPrChange w:id="1347" w:author="Author" w:date="2026-07-05T13:57:00Z">
              <w:rPr/>
            </w:rPrChange>
          </w:rPr>
          <w:t>5</w:t>
        </w:r>
      </w:ins>
      <w:ins w:id="1348" w:author="Author" w:date="2026-07-05T13:54:00Z">
        <w:r w:rsidR="007333BC" w:rsidRPr="004A1522">
          <w:rPr>
            <w:sz w:val="22"/>
            <w:szCs w:val="22"/>
            <w:rPrChange w:id="1349" w:author="Author" w:date="2026-07-05T13:57:00Z">
              <w:rPr>
                <w:sz w:val="20"/>
              </w:rPr>
            </w:rPrChange>
          </w:rPr>
          <w:t>.</w:t>
        </w:r>
      </w:ins>
      <w:ins w:id="1350" w:author="Author" w:date="2026-07-05T13:43:00Z">
        <w:r w:rsidRPr="004A1522">
          <w:rPr>
            <w:sz w:val="22"/>
            <w:szCs w:val="22"/>
            <w:rPrChange w:id="1351" w:author="Author" w:date="2026-07-05T13:57:00Z">
              <w:rPr/>
            </w:rPrChange>
          </w:rPr>
          <w:t xml:space="preserve"> Factory Mapping</w:t>
        </w:r>
      </w:ins>
    </w:p>
    <w:p w14:paraId="679357D4" w14:textId="77777777" w:rsidR="00F1302C" w:rsidRPr="004A1522" w:rsidRDefault="00F1302C" w:rsidP="00F1302C">
      <w:pPr>
        <w:pStyle w:val="NormalWeb"/>
        <w:rPr>
          <w:ins w:id="1352" w:author="Author" w:date="2026-07-05T13:43:00Z"/>
          <w:sz w:val="20"/>
          <w:szCs w:val="20"/>
          <w:rPrChange w:id="1353" w:author="Author" w:date="2026-07-05T13:50:00Z">
            <w:rPr>
              <w:ins w:id="1354" w:author="Author" w:date="2026-07-05T13:43:00Z"/>
            </w:rPr>
          </w:rPrChange>
        </w:rPr>
      </w:pPr>
      <w:ins w:id="1355" w:author="Author" w:date="2026-07-05T13:43:00Z">
        <w:r w:rsidRPr="004A1522">
          <w:rPr>
            <w:sz w:val="20"/>
            <w:szCs w:val="20"/>
            <w:rPrChange w:id="1356" w:author="Author" w:date="2026-07-05T13:50:00Z">
              <w:rPr/>
            </w:rPrChange>
          </w:rPr>
          <w:t xml:space="preserve">Each product was </w:t>
        </w:r>
        <w:r w:rsidRPr="004A1522">
          <w:rPr>
            <w:sz w:val="20"/>
            <w:szCs w:val="20"/>
            <w:rPrChange w:id="1357" w:author="Author" w:date="2026-07-05T13:57:00Z">
              <w:rPr/>
            </w:rPrChange>
          </w:rPr>
          <w:t>mapped to its corresponding manufacturing facility using the provided product-factory relationship. This enabled factory</w:t>
        </w:r>
        <w:r w:rsidRPr="004A1522">
          <w:rPr>
            <w:sz w:val="20"/>
            <w:szCs w:val="20"/>
            <w:rPrChange w:id="1358" w:author="Author" w:date="2026-07-05T13:50:00Z">
              <w:rPr/>
            </w:rPrChange>
          </w:rPr>
          <w:t>-level profitability analysis.</w:t>
        </w:r>
      </w:ins>
    </w:p>
    <w:p w14:paraId="1A9D3D27" w14:textId="77777777" w:rsidR="00F1302C" w:rsidRPr="004A1522" w:rsidRDefault="00F1302C" w:rsidP="00F1302C">
      <w:pPr>
        <w:pStyle w:val="NormalWeb"/>
        <w:rPr>
          <w:ins w:id="1359" w:author="Author" w:date="2026-07-05T13:43:00Z"/>
          <w:sz w:val="20"/>
          <w:szCs w:val="20"/>
          <w:rPrChange w:id="1360" w:author="Author" w:date="2026-07-05T13:50:00Z">
            <w:rPr>
              <w:ins w:id="1361" w:author="Author" w:date="2026-07-05T13:43:00Z"/>
            </w:rPr>
          </w:rPrChange>
        </w:rPr>
      </w:pPr>
      <w:ins w:id="1362" w:author="Author" w:date="2026-07-05T13:43:00Z">
        <w:r w:rsidRPr="004A1522">
          <w:rPr>
            <w:sz w:val="20"/>
            <w:szCs w:val="20"/>
            <w:rPrChange w:id="1363" w:author="Author" w:date="2026-07-05T13:50:00Z">
              <w:rPr/>
            </w:rPrChange>
          </w:rPr>
          <w:t>The engineered features significantly improved the analytical depth of the project and enabled comprehensive business intelligence reporting.</w:t>
        </w:r>
      </w:ins>
    </w:p>
    <w:p w14:paraId="1D3FD28B" w14:textId="1CD75187" w:rsidR="00F1302C" w:rsidRPr="004A1522" w:rsidRDefault="00F1302C" w:rsidP="00F1302C">
      <w:pPr>
        <w:pStyle w:val="Heading2"/>
        <w:rPr>
          <w:ins w:id="1364" w:author="Author" w:date="2026-07-05T13:43:00Z"/>
          <w:rFonts w:eastAsia="Times New Roman"/>
          <w:b/>
          <w:bCs/>
          <w:i w:val="0"/>
          <w:iCs/>
          <w:sz w:val="28"/>
          <w:szCs w:val="28"/>
          <w:rPrChange w:id="1365" w:author="Author" w:date="2026-07-05T13:55:00Z">
            <w:rPr>
              <w:ins w:id="1366" w:author="Author" w:date="2026-07-05T13:43:00Z"/>
              <w:rFonts w:eastAsia="Times New Roman"/>
              <w:b/>
              <w:bCs/>
              <w:sz w:val="32"/>
              <w:szCs w:val="32"/>
            </w:rPr>
          </w:rPrChange>
        </w:rPr>
      </w:pPr>
      <w:ins w:id="1367" w:author="Author" w:date="2026-07-05T13:43:00Z">
        <w:r w:rsidRPr="004A1522">
          <w:rPr>
            <w:b/>
            <w:bCs/>
            <w:i w:val="0"/>
            <w:iCs/>
            <w:sz w:val="28"/>
            <w:szCs w:val="28"/>
            <w:rPrChange w:id="1368" w:author="Author" w:date="2026-07-05T13:55:00Z">
              <w:rPr>
                <w:b/>
                <w:bCs/>
                <w:sz w:val="32"/>
                <w:szCs w:val="32"/>
              </w:rPr>
            </w:rPrChange>
          </w:rPr>
          <w:t xml:space="preserve"> Exploratory Data Analysis</w:t>
        </w:r>
      </w:ins>
    </w:p>
    <w:p w14:paraId="347CDC03" w14:textId="77777777" w:rsidR="00F1302C" w:rsidRPr="004A1522" w:rsidRDefault="00F1302C" w:rsidP="00F1302C">
      <w:pPr>
        <w:pStyle w:val="NormalWeb"/>
        <w:rPr>
          <w:ins w:id="1369" w:author="Author" w:date="2026-07-05T13:43:00Z"/>
          <w:sz w:val="20"/>
          <w:szCs w:val="20"/>
          <w:rPrChange w:id="1370" w:author="Author" w:date="2026-07-05T13:50:00Z">
            <w:rPr>
              <w:ins w:id="1371" w:author="Author" w:date="2026-07-05T13:43:00Z"/>
            </w:rPr>
          </w:rPrChange>
        </w:rPr>
      </w:pPr>
      <w:ins w:id="1372" w:author="Author" w:date="2026-07-05T13:43:00Z">
        <w:r w:rsidRPr="004A1522">
          <w:rPr>
            <w:sz w:val="20"/>
            <w:szCs w:val="20"/>
            <w:rPrChange w:id="1373" w:author="Author" w:date="2026-07-05T13:50:00Z">
              <w:rPr/>
            </w:rPrChange>
          </w:rPr>
          <w:t>Exploratory Data Analysis (EDA) was performed to identify trends, relationships, and hidden business patterns within the Nassau Candy Distributor dataset. Various statistical summaries and visualizations were generated to evaluate product profitability, division performance, regional sales, manufacturing efficiency, and profit concentration.</w:t>
        </w:r>
      </w:ins>
    </w:p>
    <w:p w14:paraId="35113DCD" w14:textId="77777777" w:rsidR="00F1302C" w:rsidRPr="004A1522" w:rsidRDefault="00F1302C" w:rsidP="00F1302C">
      <w:pPr>
        <w:pStyle w:val="NormalWeb"/>
        <w:rPr>
          <w:ins w:id="1374" w:author="Author" w:date="2026-07-05T13:43:00Z"/>
          <w:sz w:val="20"/>
          <w:szCs w:val="20"/>
          <w:rPrChange w:id="1375" w:author="Author" w:date="2026-07-05T13:50:00Z">
            <w:rPr>
              <w:ins w:id="1376" w:author="Author" w:date="2026-07-05T13:43:00Z"/>
            </w:rPr>
          </w:rPrChange>
        </w:rPr>
      </w:pPr>
      <w:ins w:id="1377" w:author="Author" w:date="2026-07-05T13:43:00Z">
        <w:r w:rsidRPr="004A1522">
          <w:rPr>
            <w:sz w:val="20"/>
            <w:szCs w:val="20"/>
            <w:rPrChange w:id="1378" w:author="Author" w:date="2026-07-05T13:50:00Z">
              <w:rPr/>
            </w:rPrChange>
          </w:rPr>
          <w:t>The following sections present the key analytical findings.</w:t>
        </w:r>
      </w:ins>
    </w:p>
    <w:p w14:paraId="717CABB9" w14:textId="2079F5A9" w:rsidR="00F1302C" w:rsidRPr="004A1522" w:rsidRDefault="00F1302C" w:rsidP="00F1302C">
      <w:pPr>
        <w:pStyle w:val="Heading2"/>
        <w:rPr>
          <w:ins w:id="1379" w:author="Author" w:date="2026-07-05T13:43:00Z"/>
          <w:b/>
          <w:bCs/>
          <w:sz w:val="24"/>
          <w:szCs w:val="24"/>
          <w:rPrChange w:id="1380" w:author="Author" w:date="2026-07-05T14:00:00Z">
            <w:rPr>
              <w:ins w:id="1381" w:author="Author" w:date="2026-07-05T13:43:00Z"/>
              <w:b/>
              <w:bCs/>
              <w:sz w:val="28"/>
              <w:szCs w:val="28"/>
            </w:rPr>
          </w:rPrChange>
        </w:rPr>
      </w:pPr>
      <w:ins w:id="1382" w:author="Author" w:date="2026-07-05T13:43:00Z">
        <w:r w:rsidRPr="004A1522">
          <w:rPr>
            <w:b/>
            <w:bCs/>
            <w:sz w:val="24"/>
            <w:szCs w:val="24"/>
            <w:rPrChange w:id="1383" w:author="Author" w:date="2026-07-05T14:00:00Z">
              <w:rPr>
                <w:b/>
                <w:bCs/>
                <w:sz w:val="28"/>
                <w:szCs w:val="28"/>
              </w:rPr>
            </w:rPrChange>
          </w:rPr>
          <w:t>1</w:t>
        </w:r>
      </w:ins>
      <w:ins w:id="1384" w:author="Author" w:date="2026-07-05T13:55:00Z">
        <w:r w:rsidR="007333BC" w:rsidRPr="004A1522">
          <w:rPr>
            <w:b/>
            <w:bCs/>
            <w:sz w:val="24"/>
            <w:szCs w:val="24"/>
            <w:rPrChange w:id="1385" w:author="Author" w:date="2026-07-05T14:00:00Z">
              <w:rPr>
                <w:b/>
                <w:bCs/>
              </w:rPr>
            </w:rPrChange>
          </w:rPr>
          <w:t>.</w:t>
        </w:r>
      </w:ins>
      <w:ins w:id="1386" w:author="Author" w:date="2026-07-05T13:43:00Z">
        <w:r w:rsidRPr="004A1522">
          <w:rPr>
            <w:b/>
            <w:bCs/>
            <w:sz w:val="24"/>
            <w:szCs w:val="24"/>
            <w:rPrChange w:id="1387" w:author="Author" w:date="2026-07-05T14:00:00Z">
              <w:rPr>
                <w:b/>
                <w:bCs/>
                <w:sz w:val="28"/>
                <w:szCs w:val="28"/>
              </w:rPr>
            </w:rPrChange>
          </w:rPr>
          <w:t xml:space="preserve"> Sales Distribution</w:t>
        </w:r>
      </w:ins>
    </w:p>
    <w:p w14:paraId="56D4D8A2" w14:textId="601DF1AE" w:rsidR="00F1302C" w:rsidRPr="004A1522" w:rsidRDefault="00F1302C" w:rsidP="00F1302C">
      <w:pPr>
        <w:pStyle w:val="NormalWeb"/>
        <w:rPr>
          <w:ins w:id="1388" w:author="Author" w:date="2026-07-05T13:43:00Z"/>
          <w:sz w:val="20"/>
          <w:szCs w:val="20"/>
          <w:rPrChange w:id="1389" w:author="Author" w:date="2026-07-05T13:50:00Z">
            <w:rPr>
              <w:ins w:id="1390" w:author="Author" w:date="2026-07-05T13:43:00Z"/>
            </w:rPr>
          </w:rPrChange>
        </w:rPr>
      </w:pPr>
      <w:ins w:id="1391" w:author="Author" w:date="2026-07-05T13:43:00Z">
        <w:r w:rsidRPr="004A1522">
          <w:rPr>
            <w:rStyle w:val="Strong"/>
            <w:rFonts w:eastAsiaTheme="majorEastAsia"/>
            <w:sz w:val="20"/>
            <w:szCs w:val="20"/>
            <w:rPrChange w:id="1392" w:author="Author" w:date="2026-07-05T13:50:00Z">
              <w:rPr>
                <w:rStyle w:val="Strong"/>
                <w:rFonts w:eastAsiaTheme="majorEastAsia"/>
              </w:rPr>
            </w:rPrChange>
          </w:rPr>
          <w:t>Insert Figure 1: Sales Distribution Histogram</w:t>
        </w:r>
      </w:ins>
    </w:p>
    <w:p w14:paraId="3E87A594" w14:textId="77777777" w:rsidR="00F1302C" w:rsidRPr="004A1522" w:rsidRDefault="00F1302C" w:rsidP="00F1302C">
      <w:pPr>
        <w:pStyle w:val="NormalWeb"/>
        <w:rPr>
          <w:ins w:id="1393" w:author="Author" w:date="2026-07-05T13:43:00Z"/>
          <w:sz w:val="20"/>
          <w:szCs w:val="20"/>
          <w:rPrChange w:id="1394" w:author="Author" w:date="2026-07-05T13:50:00Z">
            <w:rPr>
              <w:ins w:id="1395" w:author="Author" w:date="2026-07-05T13:43:00Z"/>
            </w:rPr>
          </w:rPrChange>
        </w:rPr>
      </w:pPr>
      <w:ins w:id="1396" w:author="Author" w:date="2026-07-05T13:43:00Z">
        <w:r w:rsidRPr="004A1522">
          <w:rPr>
            <w:rStyle w:val="Emphasis"/>
            <w:rFonts w:eastAsiaTheme="majorEastAsia"/>
            <w:sz w:val="20"/>
            <w:szCs w:val="20"/>
            <w:rPrChange w:id="1397" w:author="Author" w:date="2026-07-05T13:50:00Z">
              <w:rPr>
                <w:rStyle w:val="Emphasis"/>
                <w:rFonts w:eastAsiaTheme="majorEastAsia"/>
              </w:rPr>
            </w:rPrChange>
          </w:rPr>
          <w:t xml:space="preserve">(Insert </w:t>
        </w:r>
        <w:r w:rsidRPr="004A1522">
          <w:rPr>
            <w:rStyle w:val="HTMLCode"/>
            <w:i/>
            <w:iCs/>
            <w:rPrChange w:id="1398" w:author="Author" w:date="2026-07-05T13:50:00Z">
              <w:rPr>
                <w:rStyle w:val="HTMLCode"/>
                <w:i/>
                <w:iCs/>
              </w:rPr>
            </w:rPrChange>
          </w:rPr>
          <w:t>sales_distribution.png</w:t>
        </w:r>
        <w:r w:rsidRPr="004A1522">
          <w:rPr>
            <w:rStyle w:val="Emphasis"/>
            <w:rFonts w:eastAsiaTheme="majorEastAsia"/>
            <w:sz w:val="20"/>
            <w:szCs w:val="20"/>
            <w:rPrChange w:id="1399" w:author="Author" w:date="2026-07-05T13:50:00Z">
              <w:rPr>
                <w:rStyle w:val="Emphasis"/>
                <w:rFonts w:eastAsiaTheme="majorEastAsia"/>
              </w:rPr>
            </w:rPrChange>
          </w:rPr>
          <w:t xml:space="preserve"> here)</w:t>
        </w:r>
      </w:ins>
    </w:p>
    <w:p w14:paraId="74E7F9BA" w14:textId="77777777" w:rsidR="00F1302C" w:rsidRPr="004A1522" w:rsidRDefault="00F1302C" w:rsidP="00F1302C">
      <w:pPr>
        <w:pStyle w:val="Heading3"/>
        <w:rPr>
          <w:ins w:id="1400" w:author="Author" w:date="2026-07-05T13:43:00Z"/>
          <w:sz w:val="20"/>
          <w:rPrChange w:id="1401" w:author="Author" w:date="2026-07-05T13:50:00Z">
            <w:rPr>
              <w:ins w:id="1402" w:author="Author" w:date="2026-07-05T13:43:00Z"/>
            </w:rPr>
          </w:rPrChange>
        </w:rPr>
      </w:pPr>
      <w:ins w:id="1403" w:author="Author" w:date="2026-07-05T13:43:00Z">
        <w:r w:rsidRPr="004A1522">
          <w:rPr>
            <w:sz w:val="20"/>
            <w:rPrChange w:id="1404" w:author="Author" w:date="2026-07-05T13:50:00Z">
              <w:rPr/>
            </w:rPrChange>
          </w:rPr>
          <w:t>Interpretation</w:t>
        </w:r>
      </w:ins>
    </w:p>
    <w:p w14:paraId="0264420B" w14:textId="77777777" w:rsidR="00F1302C" w:rsidRPr="004A1522" w:rsidRDefault="00F1302C" w:rsidP="00F1302C">
      <w:pPr>
        <w:pStyle w:val="NormalWeb"/>
        <w:rPr>
          <w:ins w:id="1405" w:author="Author" w:date="2026-07-05T13:43:00Z"/>
          <w:sz w:val="20"/>
          <w:szCs w:val="20"/>
          <w:rPrChange w:id="1406" w:author="Author" w:date="2026-07-05T13:50:00Z">
            <w:rPr>
              <w:ins w:id="1407" w:author="Author" w:date="2026-07-05T13:43:00Z"/>
            </w:rPr>
          </w:rPrChange>
        </w:rPr>
      </w:pPr>
      <w:ins w:id="1408" w:author="Author" w:date="2026-07-05T13:43:00Z">
        <w:r w:rsidRPr="004A1522">
          <w:rPr>
            <w:sz w:val="20"/>
            <w:szCs w:val="20"/>
            <w:rPrChange w:id="1409" w:author="Author" w:date="2026-07-05T13:50:00Z">
              <w:rPr/>
            </w:rPrChange>
          </w:rPr>
          <w:t>The sales distribution illustrates the frequency of customer orders across different sales values. The histogram indicates that the majority of transactions fall within the lower sales range, while relatively few orders contribute exceptionally high sales values. This positively skewed distribution suggests that a small number of large transactions significantly influence total revenue.</w:t>
        </w:r>
      </w:ins>
    </w:p>
    <w:p w14:paraId="5B466202" w14:textId="6FDA6642" w:rsidR="00F1302C" w:rsidRPr="004A1522" w:rsidRDefault="00F1302C" w:rsidP="00F1302C">
      <w:pPr>
        <w:pStyle w:val="Heading2"/>
        <w:rPr>
          <w:ins w:id="1410" w:author="Author" w:date="2026-07-05T13:43:00Z"/>
          <w:b/>
          <w:bCs/>
          <w:sz w:val="24"/>
          <w:szCs w:val="24"/>
          <w:rPrChange w:id="1411" w:author="Author" w:date="2026-07-05T14:00:00Z">
            <w:rPr>
              <w:ins w:id="1412" w:author="Author" w:date="2026-07-05T13:43:00Z"/>
              <w:b/>
              <w:bCs/>
              <w:sz w:val="28"/>
              <w:szCs w:val="28"/>
            </w:rPr>
          </w:rPrChange>
        </w:rPr>
      </w:pPr>
      <w:ins w:id="1413" w:author="Author" w:date="2026-07-05T13:43:00Z">
        <w:r w:rsidRPr="004A1522">
          <w:rPr>
            <w:b/>
            <w:bCs/>
            <w:sz w:val="24"/>
            <w:szCs w:val="24"/>
            <w:rPrChange w:id="1414" w:author="Author" w:date="2026-07-05T14:00:00Z">
              <w:rPr>
                <w:b/>
                <w:bCs/>
                <w:sz w:val="28"/>
                <w:szCs w:val="28"/>
              </w:rPr>
            </w:rPrChange>
          </w:rPr>
          <w:t>2</w:t>
        </w:r>
      </w:ins>
      <w:ins w:id="1415" w:author="Author" w:date="2026-07-05T13:55:00Z">
        <w:r w:rsidR="007333BC" w:rsidRPr="004A1522">
          <w:rPr>
            <w:b/>
            <w:bCs/>
            <w:sz w:val="24"/>
            <w:szCs w:val="24"/>
            <w:rPrChange w:id="1416" w:author="Author" w:date="2026-07-05T14:00:00Z">
              <w:rPr>
                <w:b/>
                <w:bCs/>
              </w:rPr>
            </w:rPrChange>
          </w:rPr>
          <w:t>.</w:t>
        </w:r>
      </w:ins>
      <w:ins w:id="1417" w:author="Author" w:date="2026-07-05T13:43:00Z">
        <w:r w:rsidRPr="004A1522">
          <w:rPr>
            <w:b/>
            <w:bCs/>
            <w:sz w:val="24"/>
            <w:szCs w:val="24"/>
            <w:rPrChange w:id="1418" w:author="Author" w:date="2026-07-05T14:00:00Z">
              <w:rPr>
                <w:b/>
                <w:bCs/>
                <w:sz w:val="28"/>
                <w:szCs w:val="28"/>
              </w:rPr>
            </w:rPrChange>
          </w:rPr>
          <w:t xml:space="preserve"> Sales by Division</w:t>
        </w:r>
      </w:ins>
    </w:p>
    <w:p w14:paraId="362AC18B" w14:textId="5F26C9ED" w:rsidR="00F1302C" w:rsidRPr="004A1522" w:rsidRDefault="00F1302C" w:rsidP="00F1302C">
      <w:pPr>
        <w:pStyle w:val="NormalWeb"/>
        <w:rPr>
          <w:ins w:id="1419" w:author="Author" w:date="2026-07-05T13:43:00Z"/>
          <w:sz w:val="20"/>
          <w:szCs w:val="20"/>
          <w:rPrChange w:id="1420" w:author="Author" w:date="2026-07-05T13:50:00Z">
            <w:rPr>
              <w:ins w:id="1421" w:author="Author" w:date="2026-07-05T13:43:00Z"/>
            </w:rPr>
          </w:rPrChange>
        </w:rPr>
      </w:pPr>
      <w:ins w:id="1422" w:author="Author" w:date="2026-07-05T13:43:00Z">
        <w:r w:rsidRPr="004A1522">
          <w:rPr>
            <w:rStyle w:val="Strong"/>
            <w:rFonts w:eastAsiaTheme="majorEastAsia"/>
            <w:sz w:val="20"/>
            <w:szCs w:val="20"/>
            <w:rPrChange w:id="1423" w:author="Author" w:date="2026-07-05T13:50:00Z">
              <w:rPr>
                <w:rStyle w:val="Strong"/>
                <w:rFonts w:eastAsiaTheme="majorEastAsia"/>
              </w:rPr>
            </w:rPrChange>
          </w:rPr>
          <w:t>Insert Figure 2: Sales by Division</w:t>
        </w:r>
      </w:ins>
    </w:p>
    <w:p w14:paraId="214FC1AC" w14:textId="77777777" w:rsidR="00F1302C" w:rsidRPr="004A1522" w:rsidRDefault="00F1302C" w:rsidP="00F1302C">
      <w:pPr>
        <w:pStyle w:val="NormalWeb"/>
        <w:rPr>
          <w:ins w:id="1424" w:author="Author" w:date="2026-07-05T13:43:00Z"/>
          <w:sz w:val="20"/>
          <w:szCs w:val="20"/>
          <w:rPrChange w:id="1425" w:author="Author" w:date="2026-07-05T13:50:00Z">
            <w:rPr>
              <w:ins w:id="1426" w:author="Author" w:date="2026-07-05T13:43:00Z"/>
            </w:rPr>
          </w:rPrChange>
        </w:rPr>
      </w:pPr>
      <w:ins w:id="1427" w:author="Author" w:date="2026-07-05T13:43:00Z">
        <w:r w:rsidRPr="004A1522">
          <w:rPr>
            <w:rStyle w:val="Emphasis"/>
            <w:rFonts w:eastAsiaTheme="majorEastAsia"/>
            <w:sz w:val="20"/>
            <w:szCs w:val="20"/>
            <w:rPrChange w:id="1428" w:author="Author" w:date="2026-07-05T13:50:00Z">
              <w:rPr>
                <w:rStyle w:val="Emphasis"/>
                <w:rFonts w:eastAsiaTheme="majorEastAsia"/>
              </w:rPr>
            </w:rPrChange>
          </w:rPr>
          <w:t xml:space="preserve">(Insert </w:t>
        </w:r>
        <w:r w:rsidRPr="004A1522">
          <w:rPr>
            <w:rStyle w:val="HTMLCode"/>
            <w:i/>
            <w:iCs/>
            <w:rPrChange w:id="1429" w:author="Author" w:date="2026-07-05T13:50:00Z">
              <w:rPr>
                <w:rStyle w:val="HTMLCode"/>
                <w:i/>
                <w:iCs/>
              </w:rPr>
            </w:rPrChange>
          </w:rPr>
          <w:t>sales_by_division.png</w:t>
        </w:r>
        <w:r w:rsidRPr="004A1522">
          <w:rPr>
            <w:rStyle w:val="Emphasis"/>
            <w:rFonts w:eastAsiaTheme="majorEastAsia"/>
            <w:sz w:val="20"/>
            <w:szCs w:val="20"/>
            <w:rPrChange w:id="1430" w:author="Author" w:date="2026-07-05T13:50:00Z">
              <w:rPr>
                <w:rStyle w:val="Emphasis"/>
                <w:rFonts w:eastAsiaTheme="majorEastAsia"/>
              </w:rPr>
            </w:rPrChange>
          </w:rPr>
          <w:t xml:space="preserve"> here)</w:t>
        </w:r>
      </w:ins>
    </w:p>
    <w:p w14:paraId="0BC5A49A" w14:textId="77777777" w:rsidR="00F1302C" w:rsidRPr="004A1522" w:rsidRDefault="00F1302C" w:rsidP="00F1302C">
      <w:pPr>
        <w:pStyle w:val="Heading3"/>
        <w:rPr>
          <w:ins w:id="1431" w:author="Author" w:date="2026-07-05T13:43:00Z"/>
          <w:sz w:val="20"/>
          <w:rPrChange w:id="1432" w:author="Author" w:date="2026-07-05T13:50:00Z">
            <w:rPr>
              <w:ins w:id="1433" w:author="Author" w:date="2026-07-05T13:43:00Z"/>
            </w:rPr>
          </w:rPrChange>
        </w:rPr>
      </w:pPr>
      <w:ins w:id="1434" w:author="Author" w:date="2026-07-05T13:43:00Z">
        <w:r w:rsidRPr="004A1522">
          <w:rPr>
            <w:sz w:val="20"/>
            <w:rPrChange w:id="1435" w:author="Author" w:date="2026-07-05T13:50:00Z">
              <w:rPr/>
            </w:rPrChange>
          </w:rPr>
          <w:t>Interpretation</w:t>
        </w:r>
      </w:ins>
    </w:p>
    <w:p w14:paraId="38485581" w14:textId="77777777" w:rsidR="00F1302C" w:rsidRPr="004A1522" w:rsidRDefault="00F1302C" w:rsidP="00F1302C">
      <w:pPr>
        <w:pStyle w:val="NormalWeb"/>
        <w:rPr>
          <w:ins w:id="1436" w:author="Author" w:date="2026-07-05T13:43:00Z"/>
          <w:sz w:val="20"/>
          <w:szCs w:val="20"/>
          <w:rPrChange w:id="1437" w:author="Author" w:date="2026-07-05T13:50:00Z">
            <w:rPr>
              <w:ins w:id="1438" w:author="Author" w:date="2026-07-05T13:43:00Z"/>
            </w:rPr>
          </w:rPrChange>
        </w:rPr>
      </w:pPr>
      <w:ins w:id="1439" w:author="Author" w:date="2026-07-05T13:43:00Z">
        <w:r w:rsidRPr="004A1522">
          <w:rPr>
            <w:sz w:val="20"/>
            <w:szCs w:val="20"/>
            <w:rPrChange w:id="1440" w:author="Author" w:date="2026-07-05T13:50:00Z">
              <w:rPr/>
            </w:rPrChange>
          </w:rPr>
          <w:t>The division-wise sales analysis compares revenue generated by each product division. The results help identify divisions that contribute the largest share of total company sales and highlight divisions with growth opportunities.</w:t>
        </w:r>
      </w:ins>
    </w:p>
    <w:p w14:paraId="4A04FA1F" w14:textId="2D64E829" w:rsidR="00F1302C" w:rsidRPr="004A1522" w:rsidRDefault="00F1302C" w:rsidP="00F1302C">
      <w:pPr>
        <w:pStyle w:val="Heading2"/>
        <w:rPr>
          <w:ins w:id="1441" w:author="Author" w:date="2026-07-05T13:43:00Z"/>
          <w:b/>
          <w:bCs/>
          <w:sz w:val="24"/>
          <w:szCs w:val="24"/>
          <w:rPrChange w:id="1442" w:author="Author" w:date="2026-07-05T14:00:00Z">
            <w:rPr>
              <w:ins w:id="1443" w:author="Author" w:date="2026-07-05T13:43:00Z"/>
              <w:b/>
              <w:bCs/>
              <w:sz w:val="28"/>
              <w:szCs w:val="28"/>
            </w:rPr>
          </w:rPrChange>
        </w:rPr>
      </w:pPr>
      <w:ins w:id="1444" w:author="Author" w:date="2026-07-05T13:43:00Z">
        <w:r w:rsidRPr="004A1522">
          <w:rPr>
            <w:b/>
            <w:bCs/>
            <w:sz w:val="24"/>
            <w:szCs w:val="24"/>
            <w:rPrChange w:id="1445" w:author="Author" w:date="2026-07-05T14:00:00Z">
              <w:rPr>
                <w:b/>
                <w:bCs/>
                <w:sz w:val="28"/>
                <w:szCs w:val="28"/>
              </w:rPr>
            </w:rPrChange>
          </w:rPr>
          <w:t>3</w:t>
        </w:r>
      </w:ins>
      <w:ins w:id="1446" w:author="Author" w:date="2026-07-05T13:57:00Z">
        <w:r w:rsidR="007333BC" w:rsidRPr="004A1522">
          <w:rPr>
            <w:b/>
            <w:bCs/>
            <w:sz w:val="24"/>
            <w:szCs w:val="24"/>
            <w:rPrChange w:id="1447" w:author="Author" w:date="2026-07-05T14:00:00Z">
              <w:rPr>
                <w:b/>
                <w:bCs/>
              </w:rPr>
            </w:rPrChange>
          </w:rPr>
          <w:t>.</w:t>
        </w:r>
      </w:ins>
      <w:ins w:id="1448" w:author="Author" w:date="2026-07-05T13:43:00Z">
        <w:r w:rsidRPr="004A1522">
          <w:rPr>
            <w:b/>
            <w:bCs/>
            <w:sz w:val="24"/>
            <w:szCs w:val="24"/>
            <w:rPrChange w:id="1449" w:author="Author" w:date="2026-07-05T14:00:00Z">
              <w:rPr>
                <w:b/>
                <w:bCs/>
                <w:sz w:val="28"/>
                <w:szCs w:val="28"/>
              </w:rPr>
            </w:rPrChange>
          </w:rPr>
          <w:t xml:space="preserve"> Gross Profit by Division</w:t>
        </w:r>
      </w:ins>
    </w:p>
    <w:p w14:paraId="3BFC634F" w14:textId="7EB772A1" w:rsidR="00F1302C" w:rsidRPr="004A1522" w:rsidRDefault="00F1302C" w:rsidP="00F1302C">
      <w:pPr>
        <w:pStyle w:val="NormalWeb"/>
        <w:rPr>
          <w:ins w:id="1450" w:author="Author" w:date="2026-07-05T13:43:00Z"/>
          <w:sz w:val="20"/>
          <w:szCs w:val="20"/>
          <w:rPrChange w:id="1451" w:author="Author" w:date="2026-07-05T13:50:00Z">
            <w:rPr>
              <w:ins w:id="1452" w:author="Author" w:date="2026-07-05T13:43:00Z"/>
            </w:rPr>
          </w:rPrChange>
        </w:rPr>
      </w:pPr>
      <w:ins w:id="1453" w:author="Author" w:date="2026-07-05T13:43:00Z">
        <w:r w:rsidRPr="004A1522">
          <w:rPr>
            <w:rStyle w:val="Strong"/>
            <w:rFonts w:eastAsiaTheme="majorEastAsia"/>
            <w:sz w:val="20"/>
            <w:szCs w:val="20"/>
            <w:rPrChange w:id="1454" w:author="Author" w:date="2026-07-05T13:50:00Z">
              <w:rPr>
                <w:rStyle w:val="Strong"/>
                <w:rFonts w:eastAsiaTheme="majorEastAsia"/>
              </w:rPr>
            </w:rPrChange>
          </w:rPr>
          <w:t>Insert Figure 3: Gross Profit by Division</w:t>
        </w:r>
      </w:ins>
    </w:p>
    <w:p w14:paraId="5C7AA4B1" w14:textId="77777777" w:rsidR="00F1302C" w:rsidRPr="004A1522" w:rsidRDefault="00F1302C" w:rsidP="00F1302C">
      <w:pPr>
        <w:pStyle w:val="NormalWeb"/>
        <w:rPr>
          <w:ins w:id="1455" w:author="Author" w:date="2026-07-05T13:43:00Z"/>
          <w:sz w:val="20"/>
          <w:szCs w:val="20"/>
          <w:rPrChange w:id="1456" w:author="Author" w:date="2026-07-05T13:50:00Z">
            <w:rPr>
              <w:ins w:id="1457" w:author="Author" w:date="2026-07-05T13:43:00Z"/>
            </w:rPr>
          </w:rPrChange>
        </w:rPr>
      </w:pPr>
      <w:ins w:id="1458" w:author="Author" w:date="2026-07-05T13:43:00Z">
        <w:r w:rsidRPr="004A1522">
          <w:rPr>
            <w:rStyle w:val="Emphasis"/>
            <w:rFonts w:eastAsiaTheme="majorEastAsia"/>
            <w:sz w:val="20"/>
            <w:szCs w:val="20"/>
            <w:rPrChange w:id="1459" w:author="Author" w:date="2026-07-05T13:50:00Z">
              <w:rPr>
                <w:rStyle w:val="Emphasis"/>
                <w:rFonts w:eastAsiaTheme="majorEastAsia"/>
              </w:rPr>
            </w:rPrChange>
          </w:rPr>
          <w:t xml:space="preserve">(Insert </w:t>
        </w:r>
        <w:r w:rsidRPr="004A1522">
          <w:rPr>
            <w:rStyle w:val="HTMLCode"/>
            <w:i/>
            <w:iCs/>
            <w:rPrChange w:id="1460" w:author="Author" w:date="2026-07-05T13:50:00Z">
              <w:rPr>
                <w:rStyle w:val="HTMLCode"/>
                <w:i/>
                <w:iCs/>
              </w:rPr>
            </w:rPrChange>
          </w:rPr>
          <w:t>gross_profit_division.png</w:t>
        </w:r>
        <w:r w:rsidRPr="004A1522">
          <w:rPr>
            <w:rStyle w:val="Emphasis"/>
            <w:rFonts w:eastAsiaTheme="majorEastAsia"/>
            <w:sz w:val="20"/>
            <w:szCs w:val="20"/>
            <w:rPrChange w:id="1461" w:author="Author" w:date="2026-07-05T13:50:00Z">
              <w:rPr>
                <w:rStyle w:val="Emphasis"/>
                <w:rFonts w:eastAsiaTheme="majorEastAsia"/>
              </w:rPr>
            </w:rPrChange>
          </w:rPr>
          <w:t xml:space="preserve"> here)</w:t>
        </w:r>
      </w:ins>
    </w:p>
    <w:p w14:paraId="680CEFB8" w14:textId="77777777" w:rsidR="00F1302C" w:rsidRPr="004A1522" w:rsidRDefault="00F1302C" w:rsidP="00F1302C">
      <w:pPr>
        <w:pStyle w:val="Heading3"/>
        <w:rPr>
          <w:ins w:id="1462" w:author="Author" w:date="2026-07-05T13:43:00Z"/>
          <w:sz w:val="20"/>
          <w:rPrChange w:id="1463" w:author="Author" w:date="2026-07-05T13:50:00Z">
            <w:rPr>
              <w:ins w:id="1464" w:author="Author" w:date="2026-07-05T13:43:00Z"/>
            </w:rPr>
          </w:rPrChange>
        </w:rPr>
      </w:pPr>
      <w:ins w:id="1465" w:author="Author" w:date="2026-07-05T13:43:00Z">
        <w:r w:rsidRPr="004A1522">
          <w:rPr>
            <w:sz w:val="20"/>
            <w:rPrChange w:id="1466" w:author="Author" w:date="2026-07-05T13:50:00Z">
              <w:rPr/>
            </w:rPrChange>
          </w:rPr>
          <w:t>Interpretation</w:t>
        </w:r>
      </w:ins>
    </w:p>
    <w:p w14:paraId="53554261" w14:textId="77777777" w:rsidR="00F1302C" w:rsidRPr="004A1522" w:rsidRDefault="00F1302C" w:rsidP="00F1302C">
      <w:pPr>
        <w:pStyle w:val="NormalWeb"/>
        <w:rPr>
          <w:ins w:id="1467" w:author="Author" w:date="2026-07-05T13:43:00Z"/>
          <w:sz w:val="20"/>
          <w:szCs w:val="20"/>
          <w:rPrChange w:id="1468" w:author="Author" w:date="2026-07-05T13:50:00Z">
            <w:rPr>
              <w:ins w:id="1469" w:author="Author" w:date="2026-07-05T13:43:00Z"/>
            </w:rPr>
          </w:rPrChange>
        </w:rPr>
      </w:pPr>
      <w:ins w:id="1470" w:author="Author" w:date="2026-07-05T13:43:00Z">
        <w:r w:rsidRPr="004A1522">
          <w:rPr>
            <w:sz w:val="20"/>
            <w:szCs w:val="20"/>
            <w:rPrChange w:id="1471" w:author="Author" w:date="2026-07-05T13:50:00Z">
              <w:rPr/>
            </w:rPrChange>
          </w:rPr>
          <w:t>Although some divisions generate high sales, they may not necessarily produce the highest profits. Gross Profit analysis enables management to evaluate the financial efficiency of each division rather than relying solely on revenue.</w:t>
        </w:r>
      </w:ins>
    </w:p>
    <w:p w14:paraId="08E06998" w14:textId="4724277C" w:rsidR="00F1302C" w:rsidRPr="004A1522" w:rsidRDefault="00F1302C" w:rsidP="00F1302C">
      <w:pPr>
        <w:pStyle w:val="Heading2"/>
        <w:rPr>
          <w:ins w:id="1472" w:author="Author" w:date="2026-07-05T13:43:00Z"/>
          <w:b/>
          <w:bCs/>
          <w:sz w:val="24"/>
          <w:szCs w:val="24"/>
          <w:rPrChange w:id="1473" w:author="Author" w:date="2026-07-05T14:00:00Z">
            <w:rPr>
              <w:ins w:id="1474" w:author="Author" w:date="2026-07-05T13:43:00Z"/>
              <w:b/>
              <w:bCs/>
              <w:sz w:val="28"/>
              <w:szCs w:val="28"/>
            </w:rPr>
          </w:rPrChange>
        </w:rPr>
      </w:pPr>
      <w:ins w:id="1475" w:author="Author" w:date="2026-07-05T13:43:00Z">
        <w:r w:rsidRPr="004A1522">
          <w:rPr>
            <w:b/>
            <w:bCs/>
            <w:sz w:val="24"/>
            <w:szCs w:val="24"/>
            <w:rPrChange w:id="1476" w:author="Author" w:date="2026-07-05T14:00:00Z">
              <w:rPr>
                <w:b/>
                <w:bCs/>
                <w:sz w:val="28"/>
                <w:szCs w:val="28"/>
              </w:rPr>
            </w:rPrChange>
          </w:rPr>
          <w:t>4</w:t>
        </w:r>
      </w:ins>
      <w:ins w:id="1477" w:author="Author" w:date="2026-07-05T13:57:00Z">
        <w:r w:rsidR="007333BC" w:rsidRPr="004A1522">
          <w:rPr>
            <w:b/>
            <w:bCs/>
            <w:sz w:val="24"/>
            <w:szCs w:val="24"/>
            <w:rPrChange w:id="1478" w:author="Author" w:date="2026-07-05T14:00:00Z">
              <w:rPr>
                <w:b/>
                <w:bCs/>
              </w:rPr>
            </w:rPrChange>
          </w:rPr>
          <w:t>.</w:t>
        </w:r>
      </w:ins>
      <w:ins w:id="1479" w:author="Author" w:date="2026-07-05T13:43:00Z">
        <w:r w:rsidRPr="004A1522">
          <w:rPr>
            <w:b/>
            <w:bCs/>
            <w:sz w:val="24"/>
            <w:szCs w:val="24"/>
            <w:rPrChange w:id="1480" w:author="Author" w:date="2026-07-05T14:00:00Z">
              <w:rPr>
                <w:b/>
                <w:bCs/>
                <w:sz w:val="28"/>
                <w:szCs w:val="28"/>
              </w:rPr>
            </w:rPrChange>
          </w:rPr>
          <w:t xml:space="preserve"> Sales by Region</w:t>
        </w:r>
      </w:ins>
    </w:p>
    <w:p w14:paraId="243FA458" w14:textId="01EF50A0" w:rsidR="00F1302C" w:rsidRPr="004A1522" w:rsidRDefault="00F1302C" w:rsidP="00F1302C">
      <w:pPr>
        <w:pStyle w:val="NormalWeb"/>
        <w:rPr>
          <w:ins w:id="1481" w:author="Author" w:date="2026-07-05T13:43:00Z"/>
          <w:sz w:val="20"/>
          <w:szCs w:val="20"/>
          <w:rPrChange w:id="1482" w:author="Author" w:date="2026-07-05T13:50:00Z">
            <w:rPr>
              <w:ins w:id="1483" w:author="Author" w:date="2026-07-05T13:43:00Z"/>
            </w:rPr>
          </w:rPrChange>
        </w:rPr>
      </w:pPr>
      <w:ins w:id="1484" w:author="Author" w:date="2026-07-05T13:43:00Z">
        <w:r w:rsidRPr="004A1522">
          <w:rPr>
            <w:rStyle w:val="Strong"/>
            <w:rFonts w:eastAsiaTheme="majorEastAsia"/>
            <w:sz w:val="20"/>
            <w:szCs w:val="20"/>
            <w:rPrChange w:id="1485" w:author="Author" w:date="2026-07-05T13:50:00Z">
              <w:rPr>
                <w:rStyle w:val="Strong"/>
                <w:rFonts w:eastAsiaTheme="majorEastAsia"/>
              </w:rPr>
            </w:rPrChange>
          </w:rPr>
          <w:t>Insert Figure 4: Sales by Region</w:t>
        </w:r>
      </w:ins>
    </w:p>
    <w:p w14:paraId="38907952" w14:textId="77777777" w:rsidR="00F1302C" w:rsidRPr="004A1522" w:rsidRDefault="00F1302C" w:rsidP="00F1302C">
      <w:pPr>
        <w:pStyle w:val="NormalWeb"/>
        <w:rPr>
          <w:ins w:id="1486" w:author="Author" w:date="2026-07-05T13:43:00Z"/>
          <w:sz w:val="20"/>
          <w:szCs w:val="20"/>
          <w:rPrChange w:id="1487" w:author="Author" w:date="2026-07-05T13:50:00Z">
            <w:rPr>
              <w:ins w:id="1488" w:author="Author" w:date="2026-07-05T13:43:00Z"/>
            </w:rPr>
          </w:rPrChange>
        </w:rPr>
      </w:pPr>
      <w:ins w:id="1489" w:author="Author" w:date="2026-07-05T13:43:00Z">
        <w:r w:rsidRPr="004A1522">
          <w:rPr>
            <w:rStyle w:val="Emphasis"/>
            <w:rFonts w:eastAsiaTheme="majorEastAsia"/>
            <w:sz w:val="20"/>
            <w:szCs w:val="20"/>
            <w:rPrChange w:id="1490" w:author="Author" w:date="2026-07-05T13:50:00Z">
              <w:rPr>
                <w:rStyle w:val="Emphasis"/>
                <w:rFonts w:eastAsiaTheme="majorEastAsia"/>
              </w:rPr>
            </w:rPrChange>
          </w:rPr>
          <w:t xml:space="preserve">(Insert </w:t>
        </w:r>
        <w:r w:rsidRPr="004A1522">
          <w:rPr>
            <w:rStyle w:val="HTMLCode"/>
            <w:i/>
            <w:iCs/>
            <w:rPrChange w:id="1491" w:author="Author" w:date="2026-07-05T13:50:00Z">
              <w:rPr>
                <w:rStyle w:val="HTMLCode"/>
                <w:i/>
                <w:iCs/>
              </w:rPr>
            </w:rPrChange>
          </w:rPr>
          <w:t>sales_by_region.png</w:t>
        </w:r>
        <w:r w:rsidRPr="004A1522">
          <w:rPr>
            <w:rStyle w:val="Emphasis"/>
            <w:rFonts w:eastAsiaTheme="majorEastAsia"/>
            <w:sz w:val="20"/>
            <w:szCs w:val="20"/>
            <w:rPrChange w:id="1492" w:author="Author" w:date="2026-07-05T13:50:00Z">
              <w:rPr>
                <w:rStyle w:val="Emphasis"/>
                <w:rFonts w:eastAsiaTheme="majorEastAsia"/>
              </w:rPr>
            </w:rPrChange>
          </w:rPr>
          <w:t xml:space="preserve"> here)</w:t>
        </w:r>
      </w:ins>
    </w:p>
    <w:p w14:paraId="198AFEDB" w14:textId="77777777" w:rsidR="00F1302C" w:rsidRPr="004A1522" w:rsidRDefault="00F1302C" w:rsidP="00F1302C">
      <w:pPr>
        <w:pStyle w:val="Heading3"/>
        <w:rPr>
          <w:ins w:id="1493" w:author="Author" w:date="2026-07-05T13:43:00Z"/>
          <w:sz w:val="20"/>
          <w:rPrChange w:id="1494" w:author="Author" w:date="2026-07-05T13:50:00Z">
            <w:rPr>
              <w:ins w:id="1495" w:author="Author" w:date="2026-07-05T13:43:00Z"/>
            </w:rPr>
          </w:rPrChange>
        </w:rPr>
      </w:pPr>
      <w:ins w:id="1496" w:author="Author" w:date="2026-07-05T13:43:00Z">
        <w:r w:rsidRPr="004A1522">
          <w:rPr>
            <w:sz w:val="20"/>
            <w:rPrChange w:id="1497" w:author="Author" w:date="2026-07-05T13:50:00Z">
              <w:rPr/>
            </w:rPrChange>
          </w:rPr>
          <w:t>Interpretation</w:t>
        </w:r>
      </w:ins>
    </w:p>
    <w:p w14:paraId="045FD6A7" w14:textId="77777777" w:rsidR="00F1302C" w:rsidRPr="004A1522" w:rsidRDefault="00F1302C" w:rsidP="00F1302C">
      <w:pPr>
        <w:pStyle w:val="NormalWeb"/>
        <w:rPr>
          <w:ins w:id="1498" w:author="Author" w:date="2026-07-05T13:43:00Z"/>
          <w:sz w:val="20"/>
          <w:szCs w:val="20"/>
          <w:rPrChange w:id="1499" w:author="Author" w:date="2026-07-05T13:50:00Z">
            <w:rPr>
              <w:ins w:id="1500" w:author="Author" w:date="2026-07-05T13:43:00Z"/>
            </w:rPr>
          </w:rPrChange>
        </w:rPr>
      </w:pPr>
      <w:ins w:id="1501" w:author="Author" w:date="2026-07-05T13:43:00Z">
        <w:r w:rsidRPr="004A1522">
          <w:rPr>
            <w:sz w:val="20"/>
            <w:szCs w:val="20"/>
            <w:rPrChange w:id="1502" w:author="Author" w:date="2026-07-05T13:50:00Z">
              <w:rPr/>
            </w:rPrChange>
          </w:rPr>
          <w:t>Regional analysis identifies geographic areas contributing the highest sales revenue. Understanding regional performance assists in planning future marketing campaigns, inventory allocation, and distribution strategies.</w:t>
        </w:r>
      </w:ins>
    </w:p>
    <w:p w14:paraId="6BBA75E5" w14:textId="71019C59" w:rsidR="00F1302C" w:rsidRPr="004A1522" w:rsidRDefault="00F1302C" w:rsidP="00F1302C">
      <w:pPr>
        <w:pStyle w:val="NormalWeb"/>
        <w:rPr>
          <w:ins w:id="1503" w:author="Author" w:date="2026-07-05T13:43:00Z"/>
          <w:i/>
          <w:iCs/>
          <w:rPrChange w:id="1504" w:author="Author" w:date="2026-07-05T14:01:00Z">
            <w:rPr>
              <w:ins w:id="1505" w:author="Author" w:date="2026-07-05T13:43:00Z"/>
            </w:rPr>
          </w:rPrChange>
        </w:rPr>
      </w:pPr>
      <w:ins w:id="1506" w:author="Author" w:date="2026-07-05T13:43:00Z">
        <w:r w:rsidRPr="004A1522">
          <w:rPr>
            <w:b/>
            <w:bCs/>
            <w:i/>
            <w:iCs/>
            <w:rPrChange w:id="1507" w:author="Author" w:date="2026-07-05T14:01:00Z">
              <w:rPr>
                <w:b/>
                <w:bCs/>
                <w:sz w:val="28"/>
                <w:szCs w:val="28"/>
              </w:rPr>
            </w:rPrChange>
          </w:rPr>
          <w:t>5</w:t>
        </w:r>
      </w:ins>
      <w:ins w:id="1508" w:author="Author" w:date="2026-07-05T13:57:00Z">
        <w:r w:rsidR="007333BC" w:rsidRPr="004A1522">
          <w:rPr>
            <w:b/>
            <w:bCs/>
            <w:i/>
            <w:iCs/>
            <w:rPrChange w:id="1509" w:author="Author" w:date="2026-07-05T14:01:00Z">
              <w:rPr>
                <w:b/>
                <w:bCs/>
                <w:sz w:val="20"/>
                <w:szCs w:val="20"/>
              </w:rPr>
            </w:rPrChange>
          </w:rPr>
          <w:t>.</w:t>
        </w:r>
      </w:ins>
      <w:ins w:id="1510" w:author="Author" w:date="2026-07-05T13:43:00Z">
        <w:r w:rsidRPr="004A1522">
          <w:rPr>
            <w:b/>
            <w:bCs/>
            <w:i/>
            <w:iCs/>
            <w:rPrChange w:id="1511" w:author="Author" w:date="2026-07-05T14:01:00Z">
              <w:rPr>
                <w:b/>
                <w:bCs/>
                <w:sz w:val="28"/>
                <w:szCs w:val="28"/>
              </w:rPr>
            </w:rPrChange>
          </w:rPr>
          <w:t xml:space="preserve"> Product Profitability Analysis</w:t>
        </w:r>
      </w:ins>
    </w:p>
    <w:p w14:paraId="6B49B8FE" w14:textId="244490EB" w:rsidR="00F1302C" w:rsidRPr="004A1522" w:rsidRDefault="00F1302C" w:rsidP="00F1302C">
      <w:pPr>
        <w:pStyle w:val="NormalWeb"/>
        <w:rPr>
          <w:ins w:id="1512" w:author="Author" w:date="2026-07-05T13:43:00Z"/>
          <w:sz w:val="20"/>
          <w:szCs w:val="20"/>
          <w:rPrChange w:id="1513" w:author="Author" w:date="2026-07-05T13:50:00Z">
            <w:rPr>
              <w:ins w:id="1514" w:author="Author" w:date="2026-07-05T13:43:00Z"/>
            </w:rPr>
          </w:rPrChange>
        </w:rPr>
      </w:pPr>
      <w:ins w:id="1515" w:author="Author" w:date="2026-07-05T13:43:00Z">
        <w:r w:rsidRPr="004A1522">
          <w:rPr>
            <w:rStyle w:val="Strong"/>
            <w:rFonts w:eastAsiaTheme="majorEastAsia"/>
            <w:sz w:val="20"/>
            <w:szCs w:val="20"/>
            <w:rPrChange w:id="1516" w:author="Author" w:date="2026-07-05T13:50:00Z">
              <w:rPr>
                <w:rStyle w:val="Strong"/>
                <w:rFonts w:eastAsiaTheme="majorEastAsia"/>
              </w:rPr>
            </w:rPrChange>
          </w:rPr>
          <w:t>Insert Figure 5: Top 10 Products by Gross Profit</w:t>
        </w:r>
      </w:ins>
    </w:p>
    <w:p w14:paraId="064ACA35" w14:textId="77777777" w:rsidR="00F1302C" w:rsidRPr="004A1522" w:rsidRDefault="00F1302C" w:rsidP="00F1302C">
      <w:pPr>
        <w:pStyle w:val="NormalWeb"/>
        <w:rPr>
          <w:ins w:id="1517" w:author="Author" w:date="2026-07-05T13:43:00Z"/>
          <w:sz w:val="20"/>
          <w:szCs w:val="20"/>
          <w:rPrChange w:id="1518" w:author="Author" w:date="2026-07-05T13:50:00Z">
            <w:rPr>
              <w:ins w:id="1519" w:author="Author" w:date="2026-07-05T13:43:00Z"/>
            </w:rPr>
          </w:rPrChange>
        </w:rPr>
      </w:pPr>
      <w:ins w:id="1520" w:author="Author" w:date="2026-07-05T13:43:00Z">
        <w:r w:rsidRPr="004A1522">
          <w:rPr>
            <w:rStyle w:val="Emphasis"/>
            <w:rFonts w:eastAsiaTheme="majorEastAsia"/>
            <w:sz w:val="20"/>
            <w:szCs w:val="20"/>
            <w:rPrChange w:id="1521" w:author="Author" w:date="2026-07-05T13:50:00Z">
              <w:rPr>
                <w:rStyle w:val="Emphasis"/>
                <w:rFonts w:eastAsiaTheme="majorEastAsia"/>
              </w:rPr>
            </w:rPrChange>
          </w:rPr>
          <w:t xml:space="preserve">(Insert </w:t>
        </w:r>
        <w:r w:rsidRPr="004A1522">
          <w:rPr>
            <w:rStyle w:val="HTMLCode"/>
            <w:i/>
            <w:iCs/>
            <w:rPrChange w:id="1522" w:author="Author" w:date="2026-07-05T13:50:00Z">
              <w:rPr>
                <w:rStyle w:val="HTMLCode"/>
                <w:i/>
                <w:iCs/>
              </w:rPr>
            </w:rPrChange>
          </w:rPr>
          <w:t>top_products_profit.png</w:t>
        </w:r>
        <w:r w:rsidRPr="004A1522">
          <w:rPr>
            <w:rStyle w:val="Emphasis"/>
            <w:rFonts w:eastAsiaTheme="majorEastAsia"/>
            <w:sz w:val="20"/>
            <w:szCs w:val="20"/>
            <w:rPrChange w:id="1523" w:author="Author" w:date="2026-07-05T13:50:00Z">
              <w:rPr>
                <w:rStyle w:val="Emphasis"/>
                <w:rFonts w:eastAsiaTheme="majorEastAsia"/>
              </w:rPr>
            </w:rPrChange>
          </w:rPr>
          <w:t xml:space="preserve"> here)</w:t>
        </w:r>
      </w:ins>
    </w:p>
    <w:p w14:paraId="7E3C1650" w14:textId="77777777" w:rsidR="00F1302C" w:rsidRPr="004A1522" w:rsidRDefault="00F1302C" w:rsidP="00F1302C">
      <w:pPr>
        <w:pStyle w:val="Heading3"/>
        <w:rPr>
          <w:ins w:id="1524" w:author="Author" w:date="2026-07-05T13:43:00Z"/>
          <w:sz w:val="20"/>
          <w:rPrChange w:id="1525" w:author="Author" w:date="2026-07-05T13:50:00Z">
            <w:rPr>
              <w:ins w:id="1526" w:author="Author" w:date="2026-07-05T13:43:00Z"/>
            </w:rPr>
          </w:rPrChange>
        </w:rPr>
      </w:pPr>
      <w:ins w:id="1527" w:author="Author" w:date="2026-07-05T13:43:00Z">
        <w:r w:rsidRPr="004A1522">
          <w:rPr>
            <w:sz w:val="20"/>
            <w:rPrChange w:id="1528" w:author="Author" w:date="2026-07-05T13:50:00Z">
              <w:rPr/>
            </w:rPrChange>
          </w:rPr>
          <w:t>Interpretation</w:t>
        </w:r>
      </w:ins>
    </w:p>
    <w:p w14:paraId="6230EAB4" w14:textId="77777777" w:rsidR="00F1302C" w:rsidRPr="004A1522" w:rsidRDefault="00F1302C" w:rsidP="00F1302C">
      <w:pPr>
        <w:pStyle w:val="NormalWeb"/>
        <w:rPr>
          <w:ins w:id="1529" w:author="Author" w:date="2026-07-05T13:43:00Z"/>
          <w:sz w:val="20"/>
          <w:szCs w:val="20"/>
          <w:rPrChange w:id="1530" w:author="Author" w:date="2026-07-05T13:50:00Z">
            <w:rPr>
              <w:ins w:id="1531" w:author="Author" w:date="2026-07-05T13:43:00Z"/>
            </w:rPr>
          </w:rPrChange>
        </w:rPr>
      </w:pPr>
      <w:ins w:id="1532" w:author="Author" w:date="2026-07-05T13:43:00Z">
        <w:r w:rsidRPr="004A1522">
          <w:rPr>
            <w:sz w:val="20"/>
            <w:szCs w:val="20"/>
            <w:rPrChange w:id="1533" w:author="Author" w:date="2026-07-05T13:50:00Z">
              <w:rPr/>
            </w:rPrChange>
          </w:rPr>
          <w:t>The product profitability analysis identifies the products generating the highest gross profit. These products represent the organization's most valuable assets and should receive strategic focus for marketing and inventory management.</w:t>
        </w:r>
      </w:ins>
    </w:p>
    <w:p w14:paraId="09A8EE1C" w14:textId="6BD5D870" w:rsidR="00F1302C" w:rsidRPr="004A1522" w:rsidRDefault="00F1302C" w:rsidP="00F1302C">
      <w:pPr>
        <w:pStyle w:val="Heading2"/>
        <w:rPr>
          <w:ins w:id="1534" w:author="Author" w:date="2026-07-05T13:43:00Z"/>
          <w:b/>
          <w:bCs/>
          <w:sz w:val="24"/>
          <w:szCs w:val="24"/>
          <w:rPrChange w:id="1535" w:author="Author" w:date="2026-07-05T14:01:00Z">
            <w:rPr>
              <w:ins w:id="1536" w:author="Author" w:date="2026-07-05T13:43:00Z"/>
              <w:b/>
              <w:bCs/>
              <w:sz w:val="28"/>
              <w:szCs w:val="28"/>
            </w:rPr>
          </w:rPrChange>
        </w:rPr>
      </w:pPr>
      <w:ins w:id="1537" w:author="Author" w:date="2026-07-05T13:43:00Z">
        <w:r w:rsidRPr="004A1522">
          <w:rPr>
            <w:b/>
            <w:bCs/>
            <w:sz w:val="24"/>
            <w:szCs w:val="24"/>
            <w:rPrChange w:id="1538" w:author="Author" w:date="2026-07-05T14:01:00Z">
              <w:rPr>
                <w:b/>
                <w:bCs/>
                <w:sz w:val="28"/>
                <w:szCs w:val="28"/>
              </w:rPr>
            </w:rPrChange>
          </w:rPr>
          <w:lastRenderedPageBreak/>
          <w:t>6</w:t>
        </w:r>
      </w:ins>
      <w:ins w:id="1539" w:author="Author" w:date="2026-07-05T13:58:00Z">
        <w:r w:rsidR="007333BC" w:rsidRPr="004A1522">
          <w:rPr>
            <w:b/>
            <w:bCs/>
            <w:sz w:val="24"/>
            <w:szCs w:val="24"/>
            <w:rPrChange w:id="1540" w:author="Author" w:date="2026-07-05T14:01:00Z">
              <w:rPr>
                <w:b/>
                <w:bCs/>
              </w:rPr>
            </w:rPrChange>
          </w:rPr>
          <w:t>.</w:t>
        </w:r>
      </w:ins>
      <w:ins w:id="1541" w:author="Author" w:date="2026-07-05T13:43:00Z">
        <w:r w:rsidRPr="004A1522">
          <w:rPr>
            <w:b/>
            <w:bCs/>
            <w:sz w:val="24"/>
            <w:szCs w:val="24"/>
            <w:rPrChange w:id="1542" w:author="Author" w:date="2026-07-05T14:01:00Z">
              <w:rPr>
                <w:b/>
                <w:bCs/>
                <w:sz w:val="28"/>
                <w:szCs w:val="28"/>
              </w:rPr>
            </w:rPrChange>
          </w:rPr>
          <w:t xml:space="preserve"> Cost vs Sales Diagnostics</w:t>
        </w:r>
      </w:ins>
    </w:p>
    <w:p w14:paraId="30C35F2C" w14:textId="57C25D5F" w:rsidR="00F1302C" w:rsidRPr="004A1522" w:rsidRDefault="00F1302C" w:rsidP="00F1302C">
      <w:pPr>
        <w:pStyle w:val="NormalWeb"/>
        <w:rPr>
          <w:ins w:id="1543" w:author="Author" w:date="2026-07-05T13:43:00Z"/>
          <w:sz w:val="20"/>
          <w:szCs w:val="20"/>
          <w:rPrChange w:id="1544" w:author="Author" w:date="2026-07-05T13:50:00Z">
            <w:rPr>
              <w:ins w:id="1545" w:author="Author" w:date="2026-07-05T13:43:00Z"/>
            </w:rPr>
          </w:rPrChange>
        </w:rPr>
      </w:pPr>
      <w:ins w:id="1546" w:author="Author" w:date="2026-07-05T13:43:00Z">
        <w:r w:rsidRPr="004A1522">
          <w:rPr>
            <w:rStyle w:val="Strong"/>
            <w:rFonts w:eastAsiaTheme="majorEastAsia"/>
            <w:sz w:val="20"/>
            <w:szCs w:val="20"/>
            <w:rPrChange w:id="1547" w:author="Author" w:date="2026-07-05T13:50:00Z">
              <w:rPr>
                <w:rStyle w:val="Strong"/>
                <w:rFonts w:eastAsiaTheme="majorEastAsia"/>
              </w:rPr>
            </w:rPrChange>
          </w:rPr>
          <w:t>Insert Figure 6: Cost vs Sales Scatter Plot</w:t>
        </w:r>
      </w:ins>
    </w:p>
    <w:p w14:paraId="5226DAE6" w14:textId="77777777" w:rsidR="00F1302C" w:rsidRPr="004A1522" w:rsidRDefault="00F1302C" w:rsidP="00F1302C">
      <w:pPr>
        <w:pStyle w:val="NormalWeb"/>
        <w:rPr>
          <w:ins w:id="1548" w:author="Author" w:date="2026-07-05T13:43:00Z"/>
          <w:sz w:val="20"/>
          <w:szCs w:val="20"/>
          <w:rPrChange w:id="1549" w:author="Author" w:date="2026-07-05T13:50:00Z">
            <w:rPr>
              <w:ins w:id="1550" w:author="Author" w:date="2026-07-05T13:43:00Z"/>
            </w:rPr>
          </w:rPrChange>
        </w:rPr>
      </w:pPr>
      <w:ins w:id="1551" w:author="Author" w:date="2026-07-05T13:43:00Z">
        <w:r w:rsidRPr="004A1522">
          <w:rPr>
            <w:rStyle w:val="Emphasis"/>
            <w:rFonts w:eastAsiaTheme="majorEastAsia"/>
            <w:sz w:val="20"/>
            <w:szCs w:val="20"/>
            <w:rPrChange w:id="1552" w:author="Author" w:date="2026-07-05T13:50:00Z">
              <w:rPr>
                <w:rStyle w:val="Emphasis"/>
                <w:rFonts w:eastAsiaTheme="majorEastAsia"/>
              </w:rPr>
            </w:rPrChange>
          </w:rPr>
          <w:t xml:space="preserve">(Insert </w:t>
        </w:r>
        <w:r w:rsidRPr="004A1522">
          <w:rPr>
            <w:rStyle w:val="HTMLCode"/>
            <w:i/>
            <w:iCs/>
            <w:rPrChange w:id="1553" w:author="Author" w:date="2026-07-05T13:50:00Z">
              <w:rPr>
                <w:rStyle w:val="HTMLCode"/>
                <w:i/>
                <w:iCs/>
              </w:rPr>
            </w:rPrChange>
          </w:rPr>
          <w:t>cost_vs_sales.png</w:t>
        </w:r>
        <w:r w:rsidRPr="004A1522">
          <w:rPr>
            <w:rStyle w:val="Emphasis"/>
            <w:rFonts w:eastAsiaTheme="majorEastAsia"/>
            <w:sz w:val="20"/>
            <w:szCs w:val="20"/>
            <w:rPrChange w:id="1554" w:author="Author" w:date="2026-07-05T13:50:00Z">
              <w:rPr>
                <w:rStyle w:val="Emphasis"/>
                <w:rFonts w:eastAsiaTheme="majorEastAsia"/>
              </w:rPr>
            </w:rPrChange>
          </w:rPr>
          <w:t xml:space="preserve"> here)</w:t>
        </w:r>
      </w:ins>
    </w:p>
    <w:p w14:paraId="37A88112" w14:textId="77777777" w:rsidR="00F1302C" w:rsidRPr="004A1522" w:rsidRDefault="00F1302C" w:rsidP="00F1302C">
      <w:pPr>
        <w:pStyle w:val="Heading3"/>
        <w:rPr>
          <w:ins w:id="1555" w:author="Author" w:date="2026-07-05T13:43:00Z"/>
          <w:sz w:val="20"/>
          <w:rPrChange w:id="1556" w:author="Author" w:date="2026-07-05T13:50:00Z">
            <w:rPr>
              <w:ins w:id="1557" w:author="Author" w:date="2026-07-05T13:43:00Z"/>
            </w:rPr>
          </w:rPrChange>
        </w:rPr>
      </w:pPr>
      <w:ins w:id="1558" w:author="Author" w:date="2026-07-05T13:43:00Z">
        <w:r w:rsidRPr="004A1522">
          <w:rPr>
            <w:sz w:val="20"/>
            <w:rPrChange w:id="1559" w:author="Author" w:date="2026-07-05T13:50:00Z">
              <w:rPr/>
            </w:rPrChange>
          </w:rPr>
          <w:t>Interpretation</w:t>
        </w:r>
      </w:ins>
    </w:p>
    <w:p w14:paraId="566C6F5F" w14:textId="77777777" w:rsidR="00F1302C" w:rsidRPr="004A1522" w:rsidRDefault="00F1302C" w:rsidP="00F1302C">
      <w:pPr>
        <w:pStyle w:val="NormalWeb"/>
        <w:rPr>
          <w:ins w:id="1560" w:author="Author" w:date="2026-07-05T13:43:00Z"/>
          <w:sz w:val="20"/>
          <w:szCs w:val="20"/>
          <w:rPrChange w:id="1561" w:author="Author" w:date="2026-07-05T13:50:00Z">
            <w:rPr>
              <w:ins w:id="1562" w:author="Author" w:date="2026-07-05T13:43:00Z"/>
            </w:rPr>
          </w:rPrChange>
        </w:rPr>
      </w:pPr>
      <w:ins w:id="1563" w:author="Author" w:date="2026-07-05T13:43:00Z">
        <w:r w:rsidRPr="004A1522">
          <w:rPr>
            <w:sz w:val="20"/>
            <w:szCs w:val="20"/>
            <w:rPrChange w:id="1564" w:author="Author" w:date="2026-07-05T13:50:00Z">
              <w:rPr/>
            </w:rPrChange>
          </w:rPr>
          <w:t>The Cost vs Sales scatter plot evaluates the relationship between manufacturing cost and revenue. Products located near the sales-cost equality line indicate lower profitability, while products with high sales relative to cost demonstrate superior financial performance.</w:t>
        </w:r>
      </w:ins>
    </w:p>
    <w:p w14:paraId="18F97591" w14:textId="42405AB6" w:rsidR="00F1302C" w:rsidRPr="004A1522" w:rsidRDefault="00F1302C" w:rsidP="00F1302C">
      <w:pPr>
        <w:pStyle w:val="Heading2"/>
        <w:rPr>
          <w:ins w:id="1565" w:author="Author" w:date="2026-07-05T13:43:00Z"/>
          <w:b/>
          <w:bCs/>
          <w:sz w:val="24"/>
          <w:szCs w:val="24"/>
          <w:rPrChange w:id="1566" w:author="Author" w:date="2026-07-05T14:01:00Z">
            <w:rPr>
              <w:ins w:id="1567" w:author="Author" w:date="2026-07-05T13:43:00Z"/>
              <w:b/>
              <w:bCs/>
              <w:sz w:val="28"/>
              <w:szCs w:val="28"/>
            </w:rPr>
          </w:rPrChange>
        </w:rPr>
      </w:pPr>
      <w:ins w:id="1568" w:author="Author" w:date="2026-07-05T13:43:00Z">
        <w:r w:rsidRPr="004A1522">
          <w:rPr>
            <w:b/>
            <w:bCs/>
            <w:sz w:val="24"/>
            <w:szCs w:val="24"/>
            <w:rPrChange w:id="1569" w:author="Author" w:date="2026-07-05T14:01:00Z">
              <w:rPr>
                <w:b/>
                <w:bCs/>
                <w:sz w:val="28"/>
                <w:szCs w:val="28"/>
              </w:rPr>
            </w:rPrChange>
          </w:rPr>
          <w:t>7</w:t>
        </w:r>
      </w:ins>
      <w:ins w:id="1570" w:author="Author" w:date="2026-07-05T13:58:00Z">
        <w:r w:rsidR="007333BC" w:rsidRPr="004A1522">
          <w:rPr>
            <w:b/>
            <w:bCs/>
            <w:sz w:val="24"/>
            <w:szCs w:val="24"/>
            <w:rPrChange w:id="1571" w:author="Author" w:date="2026-07-05T14:01:00Z">
              <w:rPr>
                <w:b/>
                <w:bCs/>
              </w:rPr>
            </w:rPrChange>
          </w:rPr>
          <w:t>.</w:t>
        </w:r>
      </w:ins>
      <w:ins w:id="1572" w:author="Author" w:date="2026-07-05T13:43:00Z">
        <w:r w:rsidRPr="004A1522">
          <w:rPr>
            <w:b/>
            <w:bCs/>
            <w:sz w:val="24"/>
            <w:szCs w:val="24"/>
            <w:rPrChange w:id="1573" w:author="Author" w:date="2026-07-05T14:01:00Z">
              <w:rPr>
                <w:b/>
                <w:bCs/>
                <w:sz w:val="28"/>
                <w:szCs w:val="28"/>
              </w:rPr>
            </w:rPrChange>
          </w:rPr>
          <w:t xml:space="preserve"> Pareto Analysis</w:t>
        </w:r>
      </w:ins>
    </w:p>
    <w:p w14:paraId="351FFE4A" w14:textId="05913E36" w:rsidR="00F1302C" w:rsidRPr="004A1522" w:rsidRDefault="00F1302C" w:rsidP="00F1302C">
      <w:pPr>
        <w:pStyle w:val="NormalWeb"/>
        <w:rPr>
          <w:ins w:id="1574" w:author="Author" w:date="2026-07-05T13:43:00Z"/>
          <w:sz w:val="20"/>
          <w:szCs w:val="20"/>
          <w:rPrChange w:id="1575" w:author="Author" w:date="2026-07-05T13:50:00Z">
            <w:rPr>
              <w:ins w:id="1576" w:author="Author" w:date="2026-07-05T13:43:00Z"/>
            </w:rPr>
          </w:rPrChange>
        </w:rPr>
      </w:pPr>
      <w:ins w:id="1577" w:author="Author" w:date="2026-07-05T13:43:00Z">
        <w:r w:rsidRPr="004A1522">
          <w:rPr>
            <w:rStyle w:val="Strong"/>
            <w:rFonts w:eastAsiaTheme="majorEastAsia"/>
            <w:sz w:val="20"/>
            <w:szCs w:val="20"/>
            <w:rPrChange w:id="1578" w:author="Author" w:date="2026-07-05T13:50:00Z">
              <w:rPr>
                <w:rStyle w:val="Strong"/>
                <w:rFonts w:eastAsiaTheme="majorEastAsia"/>
              </w:rPr>
            </w:rPrChange>
          </w:rPr>
          <w:t>Insert Figure 7: Pareto Analysis</w:t>
        </w:r>
      </w:ins>
    </w:p>
    <w:p w14:paraId="276B22B8" w14:textId="77777777" w:rsidR="00F1302C" w:rsidRPr="004A1522" w:rsidRDefault="00F1302C" w:rsidP="00F1302C">
      <w:pPr>
        <w:pStyle w:val="NormalWeb"/>
        <w:rPr>
          <w:ins w:id="1579" w:author="Author" w:date="2026-07-05T13:43:00Z"/>
          <w:sz w:val="20"/>
          <w:szCs w:val="20"/>
          <w:rPrChange w:id="1580" w:author="Author" w:date="2026-07-05T13:50:00Z">
            <w:rPr>
              <w:ins w:id="1581" w:author="Author" w:date="2026-07-05T13:43:00Z"/>
            </w:rPr>
          </w:rPrChange>
        </w:rPr>
      </w:pPr>
      <w:ins w:id="1582" w:author="Author" w:date="2026-07-05T13:43:00Z">
        <w:r w:rsidRPr="004A1522">
          <w:rPr>
            <w:rStyle w:val="Emphasis"/>
            <w:rFonts w:eastAsiaTheme="majorEastAsia"/>
            <w:sz w:val="20"/>
            <w:szCs w:val="20"/>
            <w:rPrChange w:id="1583" w:author="Author" w:date="2026-07-05T13:50:00Z">
              <w:rPr>
                <w:rStyle w:val="Emphasis"/>
                <w:rFonts w:eastAsiaTheme="majorEastAsia"/>
              </w:rPr>
            </w:rPrChange>
          </w:rPr>
          <w:t xml:space="preserve">(Insert </w:t>
        </w:r>
        <w:r w:rsidRPr="004A1522">
          <w:rPr>
            <w:rStyle w:val="HTMLCode"/>
            <w:i/>
            <w:iCs/>
            <w:rPrChange w:id="1584" w:author="Author" w:date="2026-07-05T13:50:00Z">
              <w:rPr>
                <w:rStyle w:val="HTMLCode"/>
                <w:i/>
                <w:iCs/>
              </w:rPr>
            </w:rPrChange>
          </w:rPr>
          <w:t>pareto_analysis.png</w:t>
        </w:r>
        <w:r w:rsidRPr="004A1522">
          <w:rPr>
            <w:rStyle w:val="Emphasis"/>
            <w:rFonts w:eastAsiaTheme="majorEastAsia"/>
            <w:sz w:val="20"/>
            <w:szCs w:val="20"/>
            <w:rPrChange w:id="1585" w:author="Author" w:date="2026-07-05T13:50:00Z">
              <w:rPr>
                <w:rStyle w:val="Emphasis"/>
                <w:rFonts w:eastAsiaTheme="majorEastAsia"/>
              </w:rPr>
            </w:rPrChange>
          </w:rPr>
          <w:t xml:space="preserve"> here)</w:t>
        </w:r>
      </w:ins>
    </w:p>
    <w:p w14:paraId="541FAB68" w14:textId="77777777" w:rsidR="00F1302C" w:rsidRPr="004A1522" w:rsidRDefault="00F1302C" w:rsidP="00F1302C">
      <w:pPr>
        <w:pStyle w:val="Heading3"/>
        <w:rPr>
          <w:ins w:id="1586" w:author="Author" w:date="2026-07-05T13:43:00Z"/>
          <w:sz w:val="20"/>
          <w:rPrChange w:id="1587" w:author="Author" w:date="2026-07-05T13:50:00Z">
            <w:rPr>
              <w:ins w:id="1588" w:author="Author" w:date="2026-07-05T13:43:00Z"/>
            </w:rPr>
          </w:rPrChange>
        </w:rPr>
      </w:pPr>
      <w:ins w:id="1589" w:author="Author" w:date="2026-07-05T13:43:00Z">
        <w:r w:rsidRPr="004A1522">
          <w:rPr>
            <w:sz w:val="20"/>
            <w:rPrChange w:id="1590" w:author="Author" w:date="2026-07-05T13:50:00Z">
              <w:rPr/>
            </w:rPrChange>
          </w:rPr>
          <w:t>Interpretation</w:t>
        </w:r>
      </w:ins>
    </w:p>
    <w:p w14:paraId="5DFFA852" w14:textId="77777777" w:rsidR="00F1302C" w:rsidRPr="004A1522" w:rsidRDefault="00F1302C" w:rsidP="00F1302C">
      <w:pPr>
        <w:pStyle w:val="NormalWeb"/>
        <w:rPr>
          <w:ins w:id="1591" w:author="Author" w:date="2026-07-05T13:43:00Z"/>
          <w:sz w:val="20"/>
          <w:szCs w:val="20"/>
          <w:rPrChange w:id="1592" w:author="Author" w:date="2026-07-05T13:50:00Z">
            <w:rPr>
              <w:ins w:id="1593" w:author="Author" w:date="2026-07-05T13:43:00Z"/>
            </w:rPr>
          </w:rPrChange>
        </w:rPr>
      </w:pPr>
      <w:ins w:id="1594" w:author="Author" w:date="2026-07-05T13:43:00Z">
        <w:r w:rsidRPr="004A1522">
          <w:rPr>
            <w:sz w:val="20"/>
            <w:szCs w:val="20"/>
            <w:rPrChange w:id="1595" w:author="Author" w:date="2026-07-05T13:50:00Z">
              <w:rPr/>
            </w:rPrChange>
          </w:rPr>
          <w:t>The Pareto chart demonstrates that a relatively small percentage of products contributes the majority of total profit, supporting the 80/20 principle. This insight enables management to prioritize high-impact products while reviewing lower-performing items.</w:t>
        </w:r>
      </w:ins>
    </w:p>
    <w:p w14:paraId="33E92F13" w14:textId="4D7BA889" w:rsidR="00F1302C" w:rsidRPr="004A1522" w:rsidRDefault="00F1302C" w:rsidP="00F1302C">
      <w:pPr>
        <w:pStyle w:val="Heading2"/>
        <w:rPr>
          <w:ins w:id="1596" w:author="Author" w:date="2026-07-05T13:43:00Z"/>
          <w:b/>
          <w:bCs/>
          <w:sz w:val="24"/>
          <w:szCs w:val="24"/>
          <w:rPrChange w:id="1597" w:author="Author" w:date="2026-07-05T14:01:00Z">
            <w:rPr>
              <w:ins w:id="1598" w:author="Author" w:date="2026-07-05T13:43:00Z"/>
              <w:b/>
              <w:bCs/>
              <w:sz w:val="28"/>
              <w:szCs w:val="28"/>
            </w:rPr>
          </w:rPrChange>
        </w:rPr>
      </w:pPr>
      <w:ins w:id="1599" w:author="Author" w:date="2026-07-05T13:43:00Z">
        <w:r w:rsidRPr="004A1522">
          <w:rPr>
            <w:b/>
            <w:bCs/>
            <w:sz w:val="24"/>
            <w:szCs w:val="24"/>
            <w:rPrChange w:id="1600" w:author="Author" w:date="2026-07-05T14:01:00Z">
              <w:rPr>
                <w:b/>
                <w:bCs/>
                <w:sz w:val="28"/>
                <w:szCs w:val="28"/>
              </w:rPr>
            </w:rPrChange>
          </w:rPr>
          <w:t>8</w:t>
        </w:r>
      </w:ins>
      <w:ins w:id="1601" w:author="Author" w:date="2026-07-05T13:58:00Z">
        <w:r w:rsidR="007333BC" w:rsidRPr="004A1522">
          <w:rPr>
            <w:b/>
            <w:bCs/>
            <w:sz w:val="24"/>
            <w:szCs w:val="24"/>
            <w:rPrChange w:id="1602" w:author="Author" w:date="2026-07-05T14:01:00Z">
              <w:rPr>
                <w:b/>
                <w:bCs/>
              </w:rPr>
            </w:rPrChange>
          </w:rPr>
          <w:t>.</w:t>
        </w:r>
      </w:ins>
      <w:ins w:id="1603" w:author="Author" w:date="2026-07-05T13:43:00Z">
        <w:r w:rsidRPr="004A1522">
          <w:rPr>
            <w:b/>
            <w:bCs/>
            <w:sz w:val="24"/>
            <w:szCs w:val="24"/>
            <w:rPrChange w:id="1604" w:author="Author" w:date="2026-07-05T14:01:00Z">
              <w:rPr>
                <w:b/>
                <w:bCs/>
                <w:sz w:val="28"/>
                <w:szCs w:val="28"/>
              </w:rPr>
            </w:rPrChange>
          </w:rPr>
          <w:t xml:space="preserve"> Factory Performance Analysis</w:t>
        </w:r>
      </w:ins>
    </w:p>
    <w:p w14:paraId="13BFCB37" w14:textId="754B6D1C" w:rsidR="00F1302C" w:rsidRPr="004A1522" w:rsidRDefault="00F1302C" w:rsidP="00F1302C">
      <w:pPr>
        <w:pStyle w:val="NormalWeb"/>
        <w:rPr>
          <w:ins w:id="1605" w:author="Author" w:date="2026-07-05T13:43:00Z"/>
          <w:sz w:val="20"/>
          <w:szCs w:val="20"/>
          <w:rPrChange w:id="1606" w:author="Author" w:date="2026-07-05T13:50:00Z">
            <w:rPr>
              <w:ins w:id="1607" w:author="Author" w:date="2026-07-05T13:43:00Z"/>
            </w:rPr>
          </w:rPrChange>
        </w:rPr>
      </w:pPr>
      <w:ins w:id="1608" w:author="Author" w:date="2026-07-05T13:43:00Z">
        <w:r w:rsidRPr="004A1522">
          <w:rPr>
            <w:rStyle w:val="Strong"/>
            <w:rFonts w:eastAsiaTheme="majorEastAsia"/>
            <w:sz w:val="20"/>
            <w:szCs w:val="20"/>
            <w:rPrChange w:id="1609" w:author="Author" w:date="2026-07-05T13:50:00Z">
              <w:rPr>
                <w:rStyle w:val="Strong"/>
                <w:rFonts w:eastAsiaTheme="majorEastAsia"/>
              </w:rPr>
            </w:rPrChange>
          </w:rPr>
          <w:t>Insert Figure 8: Factory Performance</w:t>
        </w:r>
      </w:ins>
    </w:p>
    <w:p w14:paraId="3FE3B241" w14:textId="77777777" w:rsidR="00F1302C" w:rsidRPr="004A1522" w:rsidRDefault="00F1302C" w:rsidP="00F1302C">
      <w:pPr>
        <w:pStyle w:val="NormalWeb"/>
        <w:rPr>
          <w:ins w:id="1610" w:author="Author" w:date="2026-07-05T13:43:00Z"/>
          <w:sz w:val="20"/>
          <w:szCs w:val="20"/>
          <w:rPrChange w:id="1611" w:author="Author" w:date="2026-07-05T13:50:00Z">
            <w:rPr>
              <w:ins w:id="1612" w:author="Author" w:date="2026-07-05T13:43:00Z"/>
            </w:rPr>
          </w:rPrChange>
        </w:rPr>
      </w:pPr>
      <w:ins w:id="1613" w:author="Author" w:date="2026-07-05T13:43:00Z">
        <w:r w:rsidRPr="004A1522">
          <w:rPr>
            <w:rStyle w:val="Emphasis"/>
            <w:rFonts w:eastAsiaTheme="majorEastAsia"/>
            <w:sz w:val="20"/>
            <w:szCs w:val="20"/>
            <w:rPrChange w:id="1614" w:author="Author" w:date="2026-07-05T13:50:00Z">
              <w:rPr>
                <w:rStyle w:val="Emphasis"/>
                <w:rFonts w:eastAsiaTheme="majorEastAsia"/>
              </w:rPr>
            </w:rPrChange>
          </w:rPr>
          <w:t xml:space="preserve">(Insert </w:t>
        </w:r>
        <w:r w:rsidRPr="004A1522">
          <w:rPr>
            <w:rStyle w:val="HTMLCode"/>
            <w:i/>
            <w:iCs/>
            <w:rPrChange w:id="1615" w:author="Author" w:date="2026-07-05T13:50:00Z">
              <w:rPr>
                <w:rStyle w:val="HTMLCode"/>
                <w:i/>
                <w:iCs/>
              </w:rPr>
            </w:rPrChange>
          </w:rPr>
          <w:t>factory_performance.png</w:t>
        </w:r>
        <w:r w:rsidRPr="004A1522">
          <w:rPr>
            <w:rStyle w:val="Emphasis"/>
            <w:rFonts w:eastAsiaTheme="majorEastAsia"/>
            <w:sz w:val="20"/>
            <w:szCs w:val="20"/>
            <w:rPrChange w:id="1616" w:author="Author" w:date="2026-07-05T13:50:00Z">
              <w:rPr>
                <w:rStyle w:val="Emphasis"/>
                <w:rFonts w:eastAsiaTheme="majorEastAsia"/>
              </w:rPr>
            </w:rPrChange>
          </w:rPr>
          <w:t xml:space="preserve"> here)</w:t>
        </w:r>
      </w:ins>
    </w:p>
    <w:p w14:paraId="1D3A4713" w14:textId="77777777" w:rsidR="00F1302C" w:rsidRPr="004A1522" w:rsidRDefault="00F1302C" w:rsidP="00F1302C">
      <w:pPr>
        <w:pStyle w:val="Heading3"/>
        <w:rPr>
          <w:ins w:id="1617" w:author="Author" w:date="2026-07-05T13:43:00Z"/>
          <w:sz w:val="22"/>
          <w:szCs w:val="22"/>
          <w:rPrChange w:id="1618" w:author="Author" w:date="2026-07-05T14:01:00Z">
            <w:rPr>
              <w:ins w:id="1619" w:author="Author" w:date="2026-07-05T13:43:00Z"/>
            </w:rPr>
          </w:rPrChange>
        </w:rPr>
      </w:pPr>
      <w:ins w:id="1620" w:author="Author" w:date="2026-07-05T13:43:00Z">
        <w:r w:rsidRPr="004A1522">
          <w:rPr>
            <w:sz w:val="22"/>
            <w:szCs w:val="22"/>
            <w:rPrChange w:id="1621" w:author="Author" w:date="2026-07-05T14:01:00Z">
              <w:rPr/>
            </w:rPrChange>
          </w:rPr>
          <w:t>Interpretation</w:t>
        </w:r>
      </w:ins>
    </w:p>
    <w:p w14:paraId="5FC5671D" w14:textId="77777777" w:rsidR="00F1302C" w:rsidRPr="004A1522" w:rsidRDefault="00F1302C" w:rsidP="00F1302C">
      <w:pPr>
        <w:pStyle w:val="NormalWeb"/>
        <w:rPr>
          <w:ins w:id="1622" w:author="Author" w:date="2026-07-05T13:43:00Z"/>
          <w:sz w:val="20"/>
          <w:szCs w:val="20"/>
          <w:rPrChange w:id="1623" w:author="Author" w:date="2026-07-05T13:50:00Z">
            <w:rPr>
              <w:ins w:id="1624" w:author="Author" w:date="2026-07-05T13:43:00Z"/>
            </w:rPr>
          </w:rPrChange>
        </w:rPr>
      </w:pPr>
      <w:ins w:id="1625" w:author="Author" w:date="2026-07-05T13:43:00Z">
        <w:r w:rsidRPr="004A1522">
          <w:rPr>
            <w:sz w:val="20"/>
            <w:szCs w:val="20"/>
            <w:rPrChange w:id="1626" w:author="Author" w:date="2026-07-05T13:50:00Z">
              <w:rPr/>
            </w:rPrChange>
          </w:rPr>
          <w:t>Factory performance analysis compares revenue and profitability across manufacturing facilities. The analysis identifies factories operating with higher financial efficiency and highlights opportunities for operational improvement in lower-performing facilities.</w:t>
        </w:r>
      </w:ins>
    </w:p>
    <w:p w14:paraId="33119AC1" w14:textId="4EC3409F" w:rsidR="00F1302C" w:rsidRPr="004A1522" w:rsidRDefault="00F1302C" w:rsidP="00F1302C">
      <w:pPr>
        <w:pStyle w:val="Heading2"/>
        <w:rPr>
          <w:ins w:id="1627" w:author="Author" w:date="2026-07-05T13:43:00Z"/>
          <w:rFonts w:eastAsia="Times New Roman"/>
          <w:b/>
          <w:bCs/>
          <w:i w:val="0"/>
          <w:iCs/>
          <w:sz w:val="28"/>
          <w:szCs w:val="28"/>
          <w:rPrChange w:id="1628" w:author="Author" w:date="2026-07-05T13:58:00Z">
            <w:rPr>
              <w:ins w:id="1629" w:author="Author" w:date="2026-07-05T13:43:00Z"/>
              <w:rFonts w:eastAsia="Times New Roman"/>
              <w:b/>
              <w:bCs/>
              <w:sz w:val="32"/>
              <w:szCs w:val="32"/>
            </w:rPr>
          </w:rPrChange>
        </w:rPr>
      </w:pPr>
      <w:ins w:id="1630" w:author="Author" w:date="2026-07-05T13:43:00Z">
        <w:r w:rsidRPr="004A1522">
          <w:rPr>
            <w:b/>
            <w:bCs/>
            <w:i w:val="0"/>
            <w:iCs/>
            <w:sz w:val="28"/>
            <w:szCs w:val="28"/>
            <w:rPrChange w:id="1631" w:author="Author" w:date="2026-07-05T13:58:00Z">
              <w:rPr>
                <w:b/>
                <w:bCs/>
                <w:sz w:val="32"/>
                <w:szCs w:val="32"/>
              </w:rPr>
            </w:rPrChange>
          </w:rPr>
          <w:t>Dashboard Development</w:t>
        </w:r>
      </w:ins>
    </w:p>
    <w:p w14:paraId="456AA213" w14:textId="77777777" w:rsidR="00F1302C" w:rsidRPr="004A1522" w:rsidRDefault="00F1302C" w:rsidP="00F1302C">
      <w:pPr>
        <w:pStyle w:val="NormalWeb"/>
        <w:rPr>
          <w:ins w:id="1632" w:author="Author" w:date="2026-07-05T13:43:00Z"/>
          <w:sz w:val="20"/>
          <w:szCs w:val="20"/>
          <w:rPrChange w:id="1633" w:author="Author" w:date="2026-07-05T13:50:00Z">
            <w:rPr>
              <w:ins w:id="1634" w:author="Author" w:date="2026-07-05T13:43:00Z"/>
            </w:rPr>
          </w:rPrChange>
        </w:rPr>
      </w:pPr>
      <w:ins w:id="1635" w:author="Author" w:date="2026-07-05T13:43:00Z">
        <w:r w:rsidRPr="004A1522">
          <w:rPr>
            <w:sz w:val="20"/>
            <w:szCs w:val="20"/>
            <w:rPrChange w:id="1636" w:author="Author" w:date="2026-07-05T13:50:00Z">
              <w:rPr/>
            </w:rPrChange>
          </w:rPr>
          <w:t xml:space="preserve">To provide stakeholders with an interactive and user-friendly platform for analyzing business performance, a web-based dashboard was developed using </w:t>
        </w:r>
        <w:r w:rsidRPr="004A1522">
          <w:rPr>
            <w:rStyle w:val="Strong"/>
            <w:rFonts w:eastAsiaTheme="majorEastAsia"/>
            <w:sz w:val="20"/>
            <w:szCs w:val="20"/>
            <w:rPrChange w:id="1637" w:author="Author" w:date="2026-07-05T13:50:00Z">
              <w:rPr>
                <w:rStyle w:val="Strong"/>
                <w:rFonts w:eastAsiaTheme="majorEastAsia"/>
              </w:rPr>
            </w:rPrChange>
          </w:rPr>
          <w:t>Streamlit</w:t>
        </w:r>
        <w:r w:rsidRPr="004A1522">
          <w:rPr>
            <w:sz w:val="20"/>
            <w:szCs w:val="20"/>
            <w:rPrChange w:id="1638" w:author="Author" w:date="2026-07-05T13:50:00Z">
              <w:rPr/>
            </w:rPrChange>
          </w:rPr>
          <w:t xml:space="preserve">. The dashboard transforms raw analytical results into dynamic visualizations that enable decision-makers to monitor product profitability, compare divisions, analyze </w:t>
        </w:r>
        <w:r w:rsidRPr="004A1522">
          <w:rPr>
            <w:sz w:val="20"/>
            <w:szCs w:val="20"/>
            <w:rPrChange w:id="1639" w:author="Author" w:date="2026-07-05T13:50:00Z">
              <w:rPr/>
            </w:rPrChange>
          </w:rPr>
          <w:t>regional sales, evaluate manufacturing performance, and identify products requiring strategic attention.</w:t>
        </w:r>
      </w:ins>
    </w:p>
    <w:p w14:paraId="26D88314" w14:textId="77777777" w:rsidR="00F1302C" w:rsidRPr="004A1522" w:rsidRDefault="00F1302C" w:rsidP="00F1302C">
      <w:pPr>
        <w:pStyle w:val="NormalWeb"/>
        <w:rPr>
          <w:ins w:id="1640" w:author="Author" w:date="2026-07-05T13:43:00Z"/>
          <w:sz w:val="20"/>
          <w:szCs w:val="20"/>
          <w:rPrChange w:id="1641" w:author="Author" w:date="2026-07-05T13:50:00Z">
            <w:rPr>
              <w:ins w:id="1642" w:author="Author" w:date="2026-07-05T13:43:00Z"/>
            </w:rPr>
          </w:rPrChange>
        </w:rPr>
      </w:pPr>
      <w:ins w:id="1643" w:author="Author" w:date="2026-07-05T13:43:00Z">
        <w:r w:rsidRPr="004A1522">
          <w:rPr>
            <w:sz w:val="20"/>
            <w:szCs w:val="20"/>
            <w:rPrChange w:id="1644" w:author="Author" w:date="2026-07-05T13:50:00Z">
              <w:rPr/>
            </w:rPrChange>
          </w:rPr>
          <w:t>The dashboard was designed with simplicity, accessibility, and business usability in mind. Rather than relying on static reports, users can interact with the data through filters, search options, and visualizations to gain insights in real time.</w:t>
        </w:r>
      </w:ins>
    </w:p>
    <w:p w14:paraId="5B295761" w14:textId="77777777" w:rsidR="00F1302C" w:rsidRPr="004A1522" w:rsidRDefault="00F1302C" w:rsidP="00F1302C">
      <w:pPr>
        <w:pStyle w:val="Heading3"/>
        <w:rPr>
          <w:ins w:id="1645" w:author="Author" w:date="2026-07-05T13:43:00Z"/>
          <w:sz w:val="20"/>
          <w:rPrChange w:id="1646" w:author="Author" w:date="2026-07-05T13:50:00Z">
            <w:rPr>
              <w:ins w:id="1647" w:author="Author" w:date="2026-07-05T13:43:00Z"/>
            </w:rPr>
          </w:rPrChange>
        </w:rPr>
      </w:pPr>
      <w:ins w:id="1648" w:author="Author" w:date="2026-07-05T13:43:00Z">
        <w:r w:rsidRPr="004A1522">
          <w:rPr>
            <w:sz w:val="20"/>
            <w:rPrChange w:id="1649" w:author="Author" w:date="2026-07-05T13:50:00Z">
              <w:rPr/>
            </w:rPrChange>
          </w:rPr>
          <w:t>Dashboard Objectives</w:t>
        </w:r>
      </w:ins>
    </w:p>
    <w:p w14:paraId="5C09F828" w14:textId="77777777" w:rsidR="00F1302C" w:rsidRPr="004A1522" w:rsidRDefault="00F1302C" w:rsidP="00F1302C">
      <w:pPr>
        <w:pStyle w:val="NormalWeb"/>
        <w:rPr>
          <w:ins w:id="1650" w:author="Author" w:date="2026-07-05T13:43:00Z"/>
          <w:sz w:val="20"/>
          <w:szCs w:val="20"/>
          <w:rPrChange w:id="1651" w:author="Author" w:date="2026-07-05T13:50:00Z">
            <w:rPr>
              <w:ins w:id="1652" w:author="Author" w:date="2026-07-05T13:43:00Z"/>
            </w:rPr>
          </w:rPrChange>
        </w:rPr>
      </w:pPr>
      <w:ins w:id="1653" w:author="Author" w:date="2026-07-05T13:43:00Z">
        <w:r w:rsidRPr="004A1522">
          <w:rPr>
            <w:sz w:val="20"/>
            <w:szCs w:val="20"/>
            <w:rPrChange w:id="1654" w:author="Author" w:date="2026-07-05T13:50:00Z">
              <w:rPr/>
            </w:rPrChange>
          </w:rPr>
          <w:t>The Streamlit dashboard was developed to achieve the following objectives:</w:t>
        </w:r>
      </w:ins>
    </w:p>
    <w:p w14:paraId="05820128" w14:textId="77777777" w:rsidR="00F1302C" w:rsidRPr="004A1522" w:rsidRDefault="00F1302C" w:rsidP="00F1302C">
      <w:pPr>
        <w:numPr>
          <w:ilvl w:val="0"/>
          <w:numId w:val="21"/>
        </w:numPr>
        <w:spacing w:before="100" w:beforeAutospacing="1" w:after="100" w:afterAutospacing="1"/>
        <w:rPr>
          <w:ins w:id="1655" w:author="Author" w:date="2026-07-05T13:43:00Z"/>
          <w:rPrChange w:id="1656" w:author="Author" w:date="2026-07-05T13:50:00Z">
            <w:rPr>
              <w:ins w:id="1657" w:author="Author" w:date="2026-07-05T13:43:00Z"/>
            </w:rPr>
          </w:rPrChange>
        </w:rPr>
      </w:pPr>
      <w:ins w:id="1658" w:author="Author" w:date="2026-07-05T13:43:00Z">
        <w:r w:rsidRPr="004A1522">
          <w:rPr>
            <w:rPrChange w:id="1659" w:author="Author" w:date="2026-07-05T13:50:00Z">
              <w:rPr/>
            </w:rPrChange>
          </w:rPr>
          <w:t xml:space="preserve">Provide an interactive business intelligence platform. </w:t>
        </w:r>
      </w:ins>
    </w:p>
    <w:p w14:paraId="67732136" w14:textId="77777777" w:rsidR="00F1302C" w:rsidRPr="004A1522" w:rsidRDefault="00F1302C" w:rsidP="00F1302C">
      <w:pPr>
        <w:numPr>
          <w:ilvl w:val="0"/>
          <w:numId w:val="21"/>
        </w:numPr>
        <w:spacing w:before="100" w:beforeAutospacing="1" w:after="100" w:afterAutospacing="1"/>
        <w:rPr>
          <w:ins w:id="1660" w:author="Author" w:date="2026-07-05T13:43:00Z"/>
          <w:rPrChange w:id="1661" w:author="Author" w:date="2026-07-05T13:50:00Z">
            <w:rPr>
              <w:ins w:id="1662" w:author="Author" w:date="2026-07-05T13:43:00Z"/>
            </w:rPr>
          </w:rPrChange>
        </w:rPr>
      </w:pPr>
      <w:ins w:id="1663" w:author="Author" w:date="2026-07-05T13:43:00Z">
        <w:r w:rsidRPr="004A1522">
          <w:rPr>
            <w:rPrChange w:id="1664" w:author="Author" w:date="2026-07-05T13:50:00Z">
              <w:rPr/>
            </w:rPrChange>
          </w:rPr>
          <w:t xml:space="preserve">Monitor product profitability in real time. </w:t>
        </w:r>
      </w:ins>
    </w:p>
    <w:p w14:paraId="46CE11F9" w14:textId="77777777" w:rsidR="00F1302C" w:rsidRPr="004A1522" w:rsidRDefault="00F1302C" w:rsidP="00F1302C">
      <w:pPr>
        <w:numPr>
          <w:ilvl w:val="0"/>
          <w:numId w:val="21"/>
        </w:numPr>
        <w:spacing w:before="100" w:beforeAutospacing="1" w:after="100" w:afterAutospacing="1"/>
        <w:rPr>
          <w:ins w:id="1665" w:author="Author" w:date="2026-07-05T13:43:00Z"/>
          <w:rPrChange w:id="1666" w:author="Author" w:date="2026-07-05T13:50:00Z">
            <w:rPr>
              <w:ins w:id="1667" w:author="Author" w:date="2026-07-05T13:43:00Z"/>
            </w:rPr>
          </w:rPrChange>
        </w:rPr>
      </w:pPr>
      <w:ins w:id="1668" w:author="Author" w:date="2026-07-05T13:43:00Z">
        <w:r w:rsidRPr="004A1522">
          <w:rPr>
            <w:rPrChange w:id="1669" w:author="Author" w:date="2026-07-05T13:50:00Z">
              <w:rPr/>
            </w:rPrChange>
          </w:rPr>
          <w:t xml:space="preserve">Compare division-wise sales and gross profit. </w:t>
        </w:r>
      </w:ins>
    </w:p>
    <w:p w14:paraId="6A9452DF" w14:textId="77777777" w:rsidR="00F1302C" w:rsidRPr="004A1522" w:rsidRDefault="00F1302C" w:rsidP="00F1302C">
      <w:pPr>
        <w:numPr>
          <w:ilvl w:val="0"/>
          <w:numId w:val="21"/>
        </w:numPr>
        <w:spacing w:before="100" w:beforeAutospacing="1" w:after="100" w:afterAutospacing="1"/>
        <w:rPr>
          <w:ins w:id="1670" w:author="Author" w:date="2026-07-05T13:43:00Z"/>
          <w:rPrChange w:id="1671" w:author="Author" w:date="2026-07-05T13:50:00Z">
            <w:rPr>
              <w:ins w:id="1672" w:author="Author" w:date="2026-07-05T13:43:00Z"/>
            </w:rPr>
          </w:rPrChange>
        </w:rPr>
      </w:pPr>
      <w:ins w:id="1673" w:author="Author" w:date="2026-07-05T13:43:00Z">
        <w:r w:rsidRPr="004A1522">
          <w:rPr>
            <w:rPrChange w:id="1674" w:author="Author" w:date="2026-07-05T13:50:00Z">
              <w:rPr/>
            </w:rPrChange>
          </w:rPr>
          <w:t xml:space="preserve">Analyze regional business performance. </w:t>
        </w:r>
      </w:ins>
    </w:p>
    <w:p w14:paraId="573C37E9" w14:textId="77777777" w:rsidR="00F1302C" w:rsidRPr="004A1522" w:rsidRDefault="00F1302C" w:rsidP="00F1302C">
      <w:pPr>
        <w:numPr>
          <w:ilvl w:val="0"/>
          <w:numId w:val="21"/>
        </w:numPr>
        <w:spacing w:before="100" w:beforeAutospacing="1" w:after="100" w:afterAutospacing="1"/>
        <w:rPr>
          <w:ins w:id="1675" w:author="Author" w:date="2026-07-05T13:43:00Z"/>
          <w:rPrChange w:id="1676" w:author="Author" w:date="2026-07-05T13:50:00Z">
            <w:rPr>
              <w:ins w:id="1677" w:author="Author" w:date="2026-07-05T13:43:00Z"/>
            </w:rPr>
          </w:rPrChange>
        </w:rPr>
      </w:pPr>
      <w:ins w:id="1678" w:author="Author" w:date="2026-07-05T13:43:00Z">
        <w:r w:rsidRPr="004A1522">
          <w:rPr>
            <w:rPrChange w:id="1679" w:author="Author" w:date="2026-07-05T13:50:00Z">
              <w:rPr/>
            </w:rPrChange>
          </w:rPr>
          <w:t xml:space="preserve">Evaluate factory-level operational efficiency. </w:t>
        </w:r>
      </w:ins>
    </w:p>
    <w:p w14:paraId="3C39CBFF" w14:textId="77777777" w:rsidR="00F1302C" w:rsidRPr="004A1522" w:rsidRDefault="00F1302C" w:rsidP="00F1302C">
      <w:pPr>
        <w:numPr>
          <w:ilvl w:val="0"/>
          <w:numId w:val="21"/>
        </w:numPr>
        <w:spacing w:before="100" w:beforeAutospacing="1" w:after="100" w:afterAutospacing="1"/>
        <w:rPr>
          <w:ins w:id="1680" w:author="Author" w:date="2026-07-05T13:43:00Z"/>
          <w:rPrChange w:id="1681" w:author="Author" w:date="2026-07-05T13:50:00Z">
            <w:rPr>
              <w:ins w:id="1682" w:author="Author" w:date="2026-07-05T13:43:00Z"/>
            </w:rPr>
          </w:rPrChange>
        </w:rPr>
      </w:pPr>
      <w:ins w:id="1683" w:author="Author" w:date="2026-07-05T13:43:00Z">
        <w:r w:rsidRPr="004A1522">
          <w:rPr>
            <w:rPrChange w:id="1684" w:author="Author" w:date="2026-07-05T13:50:00Z">
              <w:rPr/>
            </w:rPrChange>
          </w:rPr>
          <w:t xml:space="preserve">Detect high-cost and low-margin products. </w:t>
        </w:r>
      </w:ins>
    </w:p>
    <w:p w14:paraId="1053D420" w14:textId="77777777" w:rsidR="00F1302C" w:rsidRPr="004A1522" w:rsidRDefault="00F1302C" w:rsidP="00F1302C">
      <w:pPr>
        <w:numPr>
          <w:ilvl w:val="0"/>
          <w:numId w:val="21"/>
        </w:numPr>
        <w:spacing w:before="100" w:beforeAutospacing="1" w:after="100" w:afterAutospacing="1"/>
        <w:rPr>
          <w:ins w:id="1685" w:author="Author" w:date="2026-07-05T13:43:00Z"/>
          <w:rPrChange w:id="1686" w:author="Author" w:date="2026-07-05T13:50:00Z">
            <w:rPr>
              <w:ins w:id="1687" w:author="Author" w:date="2026-07-05T13:43:00Z"/>
            </w:rPr>
          </w:rPrChange>
        </w:rPr>
      </w:pPr>
      <w:ins w:id="1688" w:author="Author" w:date="2026-07-05T13:43:00Z">
        <w:r w:rsidRPr="004A1522">
          <w:rPr>
            <w:rPrChange w:id="1689" w:author="Author" w:date="2026-07-05T13:50:00Z">
              <w:rPr/>
            </w:rPrChange>
          </w:rPr>
          <w:t xml:space="preserve">Identify products contributing to the majority of company profit. </w:t>
        </w:r>
      </w:ins>
    </w:p>
    <w:p w14:paraId="7AFD84F8" w14:textId="77777777" w:rsidR="00F1302C" w:rsidRPr="004A1522" w:rsidRDefault="00F1302C" w:rsidP="00F1302C">
      <w:pPr>
        <w:pStyle w:val="Heading3"/>
        <w:rPr>
          <w:ins w:id="1690" w:author="Author" w:date="2026-07-05T13:43:00Z"/>
          <w:sz w:val="20"/>
          <w:rPrChange w:id="1691" w:author="Author" w:date="2026-07-05T13:50:00Z">
            <w:rPr>
              <w:ins w:id="1692" w:author="Author" w:date="2026-07-05T13:43:00Z"/>
            </w:rPr>
          </w:rPrChange>
        </w:rPr>
      </w:pPr>
      <w:ins w:id="1693" w:author="Author" w:date="2026-07-05T13:43:00Z">
        <w:r w:rsidRPr="004A1522">
          <w:rPr>
            <w:sz w:val="20"/>
            <w:rPrChange w:id="1694" w:author="Author" w:date="2026-07-05T13:50:00Z">
              <w:rPr/>
            </w:rPrChange>
          </w:rPr>
          <w:t>Dashboard Modules</w:t>
        </w:r>
      </w:ins>
    </w:p>
    <w:p w14:paraId="6AE32AE2" w14:textId="77777777" w:rsidR="00F1302C" w:rsidRPr="004A1522" w:rsidRDefault="00F1302C" w:rsidP="00F1302C">
      <w:pPr>
        <w:pStyle w:val="NormalWeb"/>
        <w:rPr>
          <w:ins w:id="1695" w:author="Author" w:date="2026-07-05T13:43:00Z"/>
          <w:sz w:val="20"/>
          <w:szCs w:val="20"/>
          <w:rPrChange w:id="1696" w:author="Author" w:date="2026-07-05T13:50:00Z">
            <w:rPr>
              <w:ins w:id="1697" w:author="Author" w:date="2026-07-05T13:43:00Z"/>
            </w:rPr>
          </w:rPrChange>
        </w:rPr>
      </w:pPr>
      <w:ins w:id="1698" w:author="Author" w:date="2026-07-05T13:43:00Z">
        <w:r w:rsidRPr="004A1522">
          <w:rPr>
            <w:sz w:val="20"/>
            <w:szCs w:val="20"/>
            <w:rPrChange w:id="1699" w:author="Author" w:date="2026-07-05T13:50:00Z">
              <w:rPr/>
            </w:rPrChange>
          </w:rPr>
          <w:t>The dashboard consists of six analytical modules.</w:t>
        </w:r>
      </w:ins>
    </w:p>
    <w:p w14:paraId="27F105A2" w14:textId="7F0466DB" w:rsidR="00F1302C" w:rsidRPr="004A1522" w:rsidRDefault="00F1302C" w:rsidP="00F1302C">
      <w:pPr>
        <w:pStyle w:val="Heading3"/>
        <w:rPr>
          <w:ins w:id="1700" w:author="Author" w:date="2026-07-05T13:43:00Z"/>
          <w:sz w:val="22"/>
          <w:szCs w:val="22"/>
          <w:rPrChange w:id="1701" w:author="Author" w:date="2026-07-05T14:02:00Z">
            <w:rPr>
              <w:ins w:id="1702" w:author="Author" w:date="2026-07-05T13:43:00Z"/>
            </w:rPr>
          </w:rPrChange>
        </w:rPr>
      </w:pPr>
      <w:ins w:id="1703" w:author="Author" w:date="2026-07-05T13:43:00Z">
        <w:r w:rsidRPr="004A1522">
          <w:rPr>
            <w:sz w:val="22"/>
            <w:szCs w:val="22"/>
            <w:rPrChange w:id="1704" w:author="Author" w:date="2026-07-05T14:02:00Z">
              <w:rPr/>
            </w:rPrChange>
          </w:rPr>
          <w:t>1</w:t>
        </w:r>
      </w:ins>
      <w:ins w:id="1705" w:author="Author" w:date="2026-07-05T14:02:00Z">
        <w:r w:rsidR="007333BC" w:rsidRPr="004A1522">
          <w:rPr>
            <w:sz w:val="22"/>
            <w:szCs w:val="22"/>
            <w:rPrChange w:id="1706" w:author="Author" w:date="2026-07-05T14:02:00Z">
              <w:rPr>
                <w:sz w:val="20"/>
              </w:rPr>
            </w:rPrChange>
          </w:rPr>
          <w:t>.</w:t>
        </w:r>
      </w:ins>
      <w:ins w:id="1707" w:author="Author" w:date="2026-07-05T13:43:00Z">
        <w:r w:rsidRPr="004A1522">
          <w:rPr>
            <w:sz w:val="22"/>
            <w:szCs w:val="22"/>
            <w:rPrChange w:id="1708" w:author="Author" w:date="2026-07-05T14:02:00Z">
              <w:rPr/>
            </w:rPrChange>
          </w:rPr>
          <w:t xml:space="preserve"> Product Profitability Dashboard</w:t>
        </w:r>
      </w:ins>
    </w:p>
    <w:p w14:paraId="6471D01F" w14:textId="77777777" w:rsidR="00F1302C" w:rsidRPr="004A1522" w:rsidRDefault="00F1302C" w:rsidP="00F1302C">
      <w:pPr>
        <w:pStyle w:val="NormalWeb"/>
        <w:rPr>
          <w:ins w:id="1709" w:author="Author" w:date="2026-07-05T13:43:00Z"/>
          <w:sz w:val="20"/>
          <w:szCs w:val="20"/>
          <w:rPrChange w:id="1710" w:author="Author" w:date="2026-07-05T13:50:00Z">
            <w:rPr>
              <w:ins w:id="1711" w:author="Author" w:date="2026-07-05T13:43:00Z"/>
            </w:rPr>
          </w:rPrChange>
        </w:rPr>
      </w:pPr>
      <w:ins w:id="1712" w:author="Author" w:date="2026-07-05T13:43:00Z">
        <w:r w:rsidRPr="004A1522">
          <w:rPr>
            <w:sz w:val="20"/>
            <w:szCs w:val="20"/>
            <w:rPrChange w:id="1713" w:author="Author" w:date="2026-07-05T13:50:00Z">
              <w:rPr/>
            </w:rPrChange>
          </w:rPr>
          <w:t>This module focuses on evaluating individual product performance.</w:t>
        </w:r>
      </w:ins>
    </w:p>
    <w:p w14:paraId="7D4A1EE8" w14:textId="77777777" w:rsidR="00F1302C" w:rsidRPr="004A1522" w:rsidRDefault="00F1302C" w:rsidP="00F1302C">
      <w:pPr>
        <w:pStyle w:val="NormalWeb"/>
        <w:rPr>
          <w:ins w:id="1714" w:author="Author" w:date="2026-07-05T13:43:00Z"/>
          <w:sz w:val="20"/>
          <w:szCs w:val="20"/>
          <w:rPrChange w:id="1715" w:author="Author" w:date="2026-07-05T13:50:00Z">
            <w:rPr>
              <w:ins w:id="1716" w:author="Author" w:date="2026-07-05T13:43:00Z"/>
            </w:rPr>
          </w:rPrChange>
        </w:rPr>
      </w:pPr>
      <w:ins w:id="1717" w:author="Author" w:date="2026-07-05T13:43:00Z">
        <w:r w:rsidRPr="004A1522">
          <w:rPr>
            <w:sz w:val="20"/>
            <w:szCs w:val="20"/>
            <w:rPrChange w:id="1718" w:author="Author" w:date="2026-07-05T13:50:00Z">
              <w:rPr/>
            </w:rPrChange>
          </w:rPr>
          <w:t>It includes:</w:t>
        </w:r>
      </w:ins>
    </w:p>
    <w:p w14:paraId="1F90AED5" w14:textId="77777777" w:rsidR="00F1302C" w:rsidRPr="004A1522" w:rsidRDefault="00F1302C" w:rsidP="00F1302C">
      <w:pPr>
        <w:numPr>
          <w:ilvl w:val="0"/>
          <w:numId w:val="22"/>
        </w:numPr>
        <w:spacing w:before="100" w:beforeAutospacing="1" w:after="100" w:afterAutospacing="1"/>
        <w:rPr>
          <w:ins w:id="1719" w:author="Author" w:date="2026-07-05T13:43:00Z"/>
          <w:rPrChange w:id="1720" w:author="Author" w:date="2026-07-05T13:50:00Z">
            <w:rPr>
              <w:ins w:id="1721" w:author="Author" w:date="2026-07-05T13:43:00Z"/>
            </w:rPr>
          </w:rPrChange>
        </w:rPr>
      </w:pPr>
      <w:ins w:id="1722" w:author="Author" w:date="2026-07-05T13:43:00Z">
        <w:r w:rsidRPr="004A1522">
          <w:rPr>
            <w:rPrChange w:id="1723" w:author="Author" w:date="2026-07-05T13:50:00Z">
              <w:rPr/>
            </w:rPrChange>
          </w:rPr>
          <w:t xml:space="preserve">KPI Cards </w:t>
        </w:r>
      </w:ins>
    </w:p>
    <w:p w14:paraId="0C8FE14C" w14:textId="77777777" w:rsidR="00F1302C" w:rsidRPr="004A1522" w:rsidRDefault="00F1302C" w:rsidP="00F1302C">
      <w:pPr>
        <w:numPr>
          <w:ilvl w:val="0"/>
          <w:numId w:val="22"/>
        </w:numPr>
        <w:spacing w:before="100" w:beforeAutospacing="1" w:after="100" w:afterAutospacing="1"/>
        <w:rPr>
          <w:ins w:id="1724" w:author="Author" w:date="2026-07-05T13:43:00Z"/>
          <w:rPrChange w:id="1725" w:author="Author" w:date="2026-07-05T13:50:00Z">
            <w:rPr>
              <w:ins w:id="1726" w:author="Author" w:date="2026-07-05T13:43:00Z"/>
            </w:rPr>
          </w:rPrChange>
        </w:rPr>
      </w:pPr>
      <w:ins w:id="1727" w:author="Author" w:date="2026-07-05T13:43:00Z">
        <w:r w:rsidRPr="004A1522">
          <w:rPr>
            <w:rPrChange w:id="1728" w:author="Author" w:date="2026-07-05T13:50:00Z">
              <w:rPr/>
            </w:rPrChange>
          </w:rPr>
          <w:t xml:space="preserve">Top 10 Products by Gross Profit </w:t>
        </w:r>
      </w:ins>
    </w:p>
    <w:p w14:paraId="06C2D1C4" w14:textId="77777777" w:rsidR="00F1302C" w:rsidRPr="004A1522" w:rsidRDefault="00F1302C" w:rsidP="00F1302C">
      <w:pPr>
        <w:numPr>
          <w:ilvl w:val="0"/>
          <w:numId w:val="22"/>
        </w:numPr>
        <w:spacing w:before="100" w:beforeAutospacing="1" w:after="100" w:afterAutospacing="1"/>
        <w:rPr>
          <w:ins w:id="1729" w:author="Author" w:date="2026-07-05T13:43:00Z"/>
          <w:rPrChange w:id="1730" w:author="Author" w:date="2026-07-05T13:50:00Z">
            <w:rPr>
              <w:ins w:id="1731" w:author="Author" w:date="2026-07-05T13:43:00Z"/>
            </w:rPr>
          </w:rPrChange>
        </w:rPr>
      </w:pPr>
      <w:ins w:id="1732" w:author="Author" w:date="2026-07-05T13:43:00Z">
        <w:r w:rsidRPr="004A1522">
          <w:rPr>
            <w:rPrChange w:id="1733" w:author="Author" w:date="2026-07-05T13:50:00Z">
              <w:rPr/>
            </w:rPrChange>
          </w:rPr>
          <w:t xml:space="preserve">Top 10 Products by Sales </w:t>
        </w:r>
      </w:ins>
    </w:p>
    <w:p w14:paraId="7AF605AB" w14:textId="77777777" w:rsidR="00F1302C" w:rsidRPr="004A1522" w:rsidRDefault="00F1302C" w:rsidP="00F1302C">
      <w:pPr>
        <w:numPr>
          <w:ilvl w:val="0"/>
          <w:numId w:val="22"/>
        </w:numPr>
        <w:spacing w:before="100" w:beforeAutospacing="1" w:after="100" w:afterAutospacing="1"/>
        <w:rPr>
          <w:ins w:id="1734" w:author="Author" w:date="2026-07-05T13:43:00Z"/>
          <w:rPrChange w:id="1735" w:author="Author" w:date="2026-07-05T13:50:00Z">
            <w:rPr>
              <w:ins w:id="1736" w:author="Author" w:date="2026-07-05T13:43:00Z"/>
            </w:rPr>
          </w:rPrChange>
        </w:rPr>
      </w:pPr>
      <w:ins w:id="1737" w:author="Author" w:date="2026-07-05T13:43:00Z">
        <w:r w:rsidRPr="004A1522">
          <w:rPr>
            <w:rPrChange w:id="1738" w:author="Author" w:date="2026-07-05T13:50:00Z">
              <w:rPr/>
            </w:rPrChange>
          </w:rPr>
          <w:t xml:space="preserve">Top 10 Products by Gross Margin </w:t>
        </w:r>
      </w:ins>
    </w:p>
    <w:p w14:paraId="4B447D89" w14:textId="77777777" w:rsidR="00F1302C" w:rsidRPr="004A1522" w:rsidRDefault="00F1302C" w:rsidP="00F1302C">
      <w:pPr>
        <w:numPr>
          <w:ilvl w:val="0"/>
          <w:numId w:val="22"/>
        </w:numPr>
        <w:spacing w:before="100" w:beforeAutospacing="1" w:after="100" w:afterAutospacing="1"/>
        <w:rPr>
          <w:ins w:id="1739" w:author="Author" w:date="2026-07-05T13:43:00Z"/>
          <w:rPrChange w:id="1740" w:author="Author" w:date="2026-07-05T13:50:00Z">
            <w:rPr>
              <w:ins w:id="1741" w:author="Author" w:date="2026-07-05T13:43:00Z"/>
            </w:rPr>
          </w:rPrChange>
        </w:rPr>
      </w:pPr>
      <w:ins w:id="1742" w:author="Author" w:date="2026-07-05T13:43:00Z">
        <w:r w:rsidRPr="004A1522">
          <w:rPr>
            <w:rPrChange w:id="1743" w:author="Author" w:date="2026-07-05T13:50:00Z">
              <w:rPr/>
            </w:rPrChange>
          </w:rPr>
          <w:t xml:space="preserve">Bottom 10 Products by Gross Profit </w:t>
        </w:r>
      </w:ins>
    </w:p>
    <w:p w14:paraId="1D90D9E5" w14:textId="77777777" w:rsidR="00F1302C" w:rsidRPr="004A1522" w:rsidRDefault="00F1302C" w:rsidP="00F1302C">
      <w:pPr>
        <w:numPr>
          <w:ilvl w:val="0"/>
          <w:numId w:val="22"/>
        </w:numPr>
        <w:spacing w:before="100" w:beforeAutospacing="1" w:after="100" w:afterAutospacing="1"/>
        <w:rPr>
          <w:ins w:id="1744" w:author="Author" w:date="2026-07-05T13:43:00Z"/>
          <w:rPrChange w:id="1745" w:author="Author" w:date="2026-07-05T13:50:00Z">
            <w:rPr>
              <w:ins w:id="1746" w:author="Author" w:date="2026-07-05T13:43:00Z"/>
            </w:rPr>
          </w:rPrChange>
        </w:rPr>
      </w:pPr>
      <w:ins w:id="1747" w:author="Author" w:date="2026-07-05T13:43:00Z">
        <w:r w:rsidRPr="004A1522">
          <w:rPr>
            <w:rPrChange w:id="1748" w:author="Author" w:date="2026-07-05T13:50:00Z">
              <w:rPr/>
            </w:rPrChange>
          </w:rPr>
          <w:t xml:space="preserve">Product Search </w:t>
        </w:r>
      </w:ins>
    </w:p>
    <w:p w14:paraId="5903F9F6" w14:textId="77777777" w:rsidR="00F1302C" w:rsidRPr="004A1522" w:rsidRDefault="00F1302C" w:rsidP="00F1302C">
      <w:pPr>
        <w:numPr>
          <w:ilvl w:val="0"/>
          <w:numId w:val="22"/>
        </w:numPr>
        <w:spacing w:before="100" w:beforeAutospacing="1" w:after="100" w:afterAutospacing="1"/>
        <w:rPr>
          <w:ins w:id="1749" w:author="Author" w:date="2026-07-05T13:43:00Z"/>
          <w:rPrChange w:id="1750" w:author="Author" w:date="2026-07-05T13:50:00Z">
            <w:rPr>
              <w:ins w:id="1751" w:author="Author" w:date="2026-07-05T13:43:00Z"/>
            </w:rPr>
          </w:rPrChange>
        </w:rPr>
      </w:pPr>
      <w:ins w:id="1752" w:author="Author" w:date="2026-07-05T13:43:00Z">
        <w:r w:rsidRPr="004A1522">
          <w:rPr>
            <w:rPrChange w:id="1753" w:author="Author" w:date="2026-07-05T13:50:00Z">
              <w:rPr/>
            </w:rPrChange>
          </w:rPr>
          <w:t xml:space="preserve">Product Summary Table </w:t>
        </w:r>
      </w:ins>
    </w:p>
    <w:p w14:paraId="08992F0F" w14:textId="77777777" w:rsidR="00F1302C" w:rsidRPr="004A1522" w:rsidRDefault="00F1302C" w:rsidP="00F1302C">
      <w:pPr>
        <w:pStyle w:val="NormalWeb"/>
        <w:rPr>
          <w:ins w:id="1754" w:author="Author" w:date="2026-07-05T13:43:00Z"/>
          <w:sz w:val="20"/>
          <w:szCs w:val="20"/>
          <w:rPrChange w:id="1755" w:author="Author" w:date="2026-07-05T13:50:00Z">
            <w:rPr>
              <w:ins w:id="1756" w:author="Author" w:date="2026-07-05T13:43:00Z"/>
            </w:rPr>
          </w:rPrChange>
        </w:rPr>
      </w:pPr>
      <w:ins w:id="1757" w:author="Author" w:date="2026-07-05T13:43:00Z">
        <w:r w:rsidRPr="004A1522">
          <w:rPr>
            <w:sz w:val="20"/>
            <w:szCs w:val="20"/>
            <w:rPrChange w:id="1758" w:author="Author" w:date="2026-07-05T13:50:00Z">
              <w:rPr/>
            </w:rPrChange>
          </w:rPr>
          <w:t>These visualizations help management identify products generating maximum revenue and profitability.</w:t>
        </w:r>
      </w:ins>
    </w:p>
    <w:p w14:paraId="77AEFA02" w14:textId="77777777" w:rsidR="00F1302C" w:rsidRPr="004A1522" w:rsidRDefault="00F1302C" w:rsidP="00F1302C">
      <w:pPr>
        <w:pStyle w:val="NormalWeb"/>
        <w:rPr>
          <w:ins w:id="1759" w:author="Author" w:date="2026-07-05T13:43:00Z"/>
          <w:sz w:val="20"/>
          <w:szCs w:val="20"/>
          <w:rPrChange w:id="1760" w:author="Author" w:date="2026-07-05T13:50:00Z">
            <w:rPr>
              <w:ins w:id="1761" w:author="Author" w:date="2026-07-05T13:43:00Z"/>
            </w:rPr>
          </w:rPrChange>
        </w:rPr>
      </w:pPr>
      <w:ins w:id="1762" w:author="Author" w:date="2026-07-05T13:43:00Z">
        <w:r w:rsidRPr="004A1522">
          <w:rPr>
            <w:rStyle w:val="Strong"/>
            <w:rFonts w:eastAsiaTheme="majorEastAsia"/>
            <w:sz w:val="20"/>
            <w:szCs w:val="20"/>
            <w:rPrChange w:id="1763" w:author="Author" w:date="2026-07-05T13:50:00Z">
              <w:rPr>
                <w:rStyle w:val="Strong"/>
                <w:rFonts w:eastAsiaTheme="majorEastAsia"/>
              </w:rPr>
            </w:rPrChange>
          </w:rPr>
          <w:t>Insert Screenshot: Product Profitability Dashboard</w:t>
        </w:r>
      </w:ins>
    </w:p>
    <w:p w14:paraId="0EBA1B56" w14:textId="6ECAD1B3" w:rsidR="00F1302C" w:rsidRPr="004A1522" w:rsidRDefault="00CC2C0E" w:rsidP="00F1302C">
      <w:pPr>
        <w:pStyle w:val="Heading3"/>
        <w:rPr>
          <w:ins w:id="1764" w:author="Author" w:date="2026-07-05T13:43:00Z"/>
          <w:sz w:val="22"/>
          <w:szCs w:val="22"/>
          <w:rPrChange w:id="1765" w:author="Author" w:date="2026-07-05T14:02:00Z">
            <w:rPr>
              <w:ins w:id="1766" w:author="Author" w:date="2026-07-05T13:43:00Z"/>
            </w:rPr>
          </w:rPrChange>
        </w:rPr>
      </w:pPr>
      <w:ins w:id="1767" w:author="Author" w:date="2026-07-05T14:02:00Z">
        <w:r w:rsidRPr="004A1522">
          <w:rPr>
            <w:sz w:val="22"/>
            <w:szCs w:val="22"/>
            <w:rPrChange w:id="1768" w:author="Author" w:date="2026-07-05T14:02:00Z">
              <w:rPr>
                <w:sz w:val="20"/>
              </w:rPr>
            </w:rPrChange>
          </w:rPr>
          <w:t>2.</w:t>
        </w:r>
      </w:ins>
      <w:ins w:id="1769" w:author="Author" w:date="2026-07-05T13:43:00Z">
        <w:r w:rsidR="00F1302C" w:rsidRPr="004A1522">
          <w:rPr>
            <w:sz w:val="22"/>
            <w:szCs w:val="22"/>
            <w:rPrChange w:id="1770" w:author="Author" w:date="2026-07-05T14:02:00Z">
              <w:rPr/>
            </w:rPrChange>
          </w:rPr>
          <w:t xml:space="preserve"> Division Performance Dashboard</w:t>
        </w:r>
      </w:ins>
    </w:p>
    <w:p w14:paraId="14B7686B" w14:textId="77777777" w:rsidR="00F1302C" w:rsidRPr="004A1522" w:rsidRDefault="00F1302C" w:rsidP="00F1302C">
      <w:pPr>
        <w:pStyle w:val="NormalWeb"/>
        <w:rPr>
          <w:ins w:id="1771" w:author="Author" w:date="2026-07-05T13:43:00Z"/>
          <w:sz w:val="20"/>
          <w:szCs w:val="20"/>
          <w:rPrChange w:id="1772" w:author="Author" w:date="2026-07-05T13:50:00Z">
            <w:rPr>
              <w:ins w:id="1773" w:author="Author" w:date="2026-07-05T13:43:00Z"/>
            </w:rPr>
          </w:rPrChange>
        </w:rPr>
      </w:pPr>
      <w:ins w:id="1774" w:author="Author" w:date="2026-07-05T13:43:00Z">
        <w:r w:rsidRPr="004A1522">
          <w:rPr>
            <w:sz w:val="20"/>
            <w:szCs w:val="20"/>
            <w:rPrChange w:id="1775" w:author="Author" w:date="2026-07-05T13:50:00Z">
              <w:rPr/>
            </w:rPrChange>
          </w:rPr>
          <w:t>This module compares the financial performance of different product divisions.</w:t>
        </w:r>
      </w:ins>
    </w:p>
    <w:p w14:paraId="5B2D90DC" w14:textId="77777777" w:rsidR="00F1302C" w:rsidRPr="004A1522" w:rsidRDefault="00F1302C" w:rsidP="00F1302C">
      <w:pPr>
        <w:pStyle w:val="NormalWeb"/>
        <w:rPr>
          <w:ins w:id="1776" w:author="Author" w:date="2026-07-05T13:43:00Z"/>
          <w:sz w:val="20"/>
          <w:szCs w:val="20"/>
          <w:rPrChange w:id="1777" w:author="Author" w:date="2026-07-05T13:50:00Z">
            <w:rPr>
              <w:ins w:id="1778" w:author="Author" w:date="2026-07-05T13:43:00Z"/>
            </w:rPr>
          </w:rPrChange>
        </w:rPr>
      </w:pPr>
      <w:ins w:id="1779" w:author="Author" w:date="2026-07-05T13:43:00Z">
        <w:r w:rsidRPr="004A1522">
          <w:rPr>
            <w:sz w:val="20"/>
            <w:szCs w:val="20"/>
            <w:rPrChange w:id="1780" w:author="Author" w:date="2026-07-05T13:50:00Z">
              <w:rPr/>
            </w:rPrChange>
          </w:rPr>
          <w:lastRenderedPageBreak/>
          <w:t>The dashboard contains:</w:t>
        </w:r>
      </w:ins>
    </w:p>
    <w:p w14:paraId="7E1B2667" w14:textId="77777777" w:rsidR="00F1302C" w:rsidRPr="004A1522" w:rsidRDefault="00F1302C" w:rsidP="00F1302C">
      <w:pPr>
        <w:numPr>
          <w:ilvl w:val="0"/>
          <w:numId w:val="23"/>
        </w:numPr>
        <w:spacing w:before="100" w:beforeAutospacing="1" w:after="100" w:afterAutospacing="1"/>
        <w:rPr>
          <w:ins w:id="1781" w:author="Author" w:date="2026-07-05T13:43:00Z"/>
          <w:rPrChange w:id="1782" w:author="Author" w:date="2026-07-05T13:50:00Z">
            <w:rPr>
              <w:ins w:id="1783" w:author="Author" w:date="2026-07-05T13:43:00Z"/>
            </w:rPr>
          </w:rPrChange>
        </w:rPr>
      </w:pPr>
      <w:ins w:id="1784" w:author="Author" w:date="2026-07-05T13:43:00Z">
        <w:r w:rsidRPr="004A1522">
          <w:rPr>
            <w:rPrChange w:id="1785" w:author="Author" w:date="2026-07-05T13:50:00Z">
              <w:rPr/>
            </w:rPrChange>
          </w:rPr>
          <w:t xml:space="preserve">Revenue by Division </w:t>
        </w:r>
      </w:ins>
    </w:p>
    <w:p w14:paraId="729D3F7E" w14:textId="77777777" w:rsidR="00F1302C" w:rsidRPr="004A1522" w:rsidRDefault="00F1302C" w:rsidP="00F1302C">
      <w:pPr>
        <w:numPr>
          <w:ilvl w:val="0"/>
          <w:numId w:val="23"/>
        </w:numPr>
        <w:spacing w:before="100" w:beforeAutospacing="1" w:after="100" w:afterAutospacing="1"/>
        <w:rPr>
          <w:ins w:id="1786" w:author="Author" w:date="2026-07-05T13:43:00Z"/>
          <w:rPrChange w:id="1787" w:author="Author" w:date="2026-07-05T13:50:00Z">
            <w:rPr>
              <w:ins w:id="1788" w:author="Author" w:date="2026-07-05T13:43:00Z"/>
            </w:rPr>
          </w:rPrChange>
        </w:rPr>
      </w:pPr>
      <w:ins w:id="1789" w:author="Author" w:date="2026-07-05T13:43:00Z">
        <w:r w:rsidRPr="004A1522">
          <w:rPr>
            <w:rPrChange w:id="1790" w:author="Author" w:date="2026-07-05T13:50:00Z">
              <w:rPr/>
            </w:rPrChange>
          </w:rPr>
          <w:t xml:space="preserve">Gross Profit by Division </w:t>
        </w:r>
      </w:ins>
    </w:p>
    <w:p w14:paraId="1599AB34" w14:textId="77777777" w:rsidR="00F1302C" w:rsidRPr="004A1522" w:rsidRDefault="00F1302C" w:rsidP="00F1302C">
      <w:pPr>
        <w:numPr>
          <w:ilvl w:val="0"/>
          <w:numId w:val="23"/>
        </w:numPr>
        <w:spacing w:before="100" w:beforeAutospacing="1" w:after="100" w:afterAutospacing="1"/>
        <w:rPr>
          <w:ins w:id="1791" w:author="Author" w:date="2026-07-05T13:43:00Z"/>
          <w:rPrChange w:id="1792" w:author="Author" w:date="2026-07-05T13:50:00Z">
            <w:rPr>
              <w:ins w:id="1793" w:author="Author" w:date="2026-07-05T13:43:00Z"/>
            </w:rPr>
          </w:rPrChange>
        </w:rPr>
      </w:pPr>
      <w:ins w:id="1794" w:author="Author" w:date="2026-07-05T13:43:00Z">
        <w:r w:rsidRPr="004A1522">
          <w:rPr>
            <w:rPrChange w:id="1795" w:author="Author" w:date="2026-07-05T13:50:00Z">
              <w:rPr/>
            </w:rPrChange>
          </w:rPr>
          <w:t xml:space="preserve">Gross Margin by Division </w:t>
        </w:r>
      </w:ins>
    </w:p>
    <w:p w14:paraId="4349A90E" w14:textId="77777777" w:rsidR="00F1302C" w:rsidRPr="004A1522" w:rsidRDefault="00F1302C" w:rsidP="00F1302C">
      <w:pPr>
        <w:numPr>
          <w:ilvl w:val="0"/>
          <w:numId w:val="23"/>
        </w:numPr>
        <w:spacing w:before="100" w:beforeAutospacing="1" w:after="100" w:afterAutospacing="1"/>
        <w:rPr>
          <w:ins w:id="1796" w:author="Author" w:date="2026-07-05T13:43:00Z"/>
          <w:rPrChange w:id="1797" w:author="Author" w:date="2026-07-05T13:50:00Z">
            <w:rPr>
              <w:ins w:id="1798" w:author="Author" w:date="2026-07-05T13:43:00Z"/>
            </w:rPr>
          </w:rPrChange>
        </w:rPr>
      </w:pPr>
      <w:ins w:id="1799" w:author="Author" w:date="2026-07-05T13:43:00Z">
        <w:r w:rsidRPr="004A1522">
          <w:rPr>
            <w:rPrChange w:id="1800" w:author="Author" w:date="2026-07-05T13:50:00Z">
              <w:rPr/>
            </w:rPrChange>
          </w:rPr>
          <w:t xml:space="preserve">Revenue vs Profit Comparison </w:t>
        </w:r>
      </w:ins>
    </w:p>
    <w:p w14:paraId="7BE75CA4" w14:textId="77777777" w:rsidR="00F1302C" w:rsidRPr="004A1522" w:rsidRDefault="00F1302C" w:rsidP="00F1302C">
      <w:pPr>
        <w:numPr>
          <w:ilvl w:val="0"/>
          <w:numId w:val="23"/>
        </w:numPr>
        <w:spacing w:before="100" w:beforeAutospacing="1" w:after="100" w:afterAutospacing="1"/>
        <w:rPr>
          <w:ins w:id="1801" w:author="Author" w:date="2026-07-05T13:43:00Z"/>
          <w:rPrChange w:id="1802" w:author="Author" w:date="2026-07-05T13:50:00Z">
            <w:rPr>
              <w:ins w:id="1803" w:author="Author" w:date="2026-07-05T13:43:00Z"/>
            </w:rPr>
          </w:rPrChange>
        </w:rPr>
      </w:pPr>
      <w:ins w:id="1804" w:author="Author" w:date="2026-07-05T13:43:00Z">
        <w:r w:rsidRPr="004A1522">
          <w:rPr>
            <w:rPrChange w:id="1805" w:author="Author" w:date="2026-07-05T13:50:00Z">
              <w:rPr/>
            </w:rPrChange>
          </w:rPr>
          <w:t xml:space="preserve">Division Performance Table </w:t>
        </w:r>
      </w:ins>
    </w:p>
    <w:p w14:paraId="75DA089E" w14:textId="77777777" w:rsidR="00F1302C" w:rsidRPr="004A1522" w:rsidRDefault="00F1302C" w:rsidP="00F1302C">
      <w:pPr>
        <w:pStyle w:val="NormalWeb"/>
        <w:rPr>
          <w:ins w:id="1806" w:author="Author" w:date="2026-07-05T13:43:00Z"/>
          <w:sz w:val="20"/>
          <w:szCs w:val="20"/>
          <w:rPrChange w:id="1807" w:author="Author" w:date="2026-07-05T13:50:00Z">
            <w:rPr>
              <w:ins w:id="1808" w:author="Author" w:date="2026-07-05T13:43:00Z"/>
            </w:rPr>
          </w:rPrChange>
        </w:rPr>
      </w:pPr>
      <w:ins w:id="1809" w:author="Author" w:date="2026-07-05T13:43:00Z">
        <w:r w:rsidRPr="004A1522">
          <w:rPr>
            <w:sz w:val="20"/>
            <w:szCs w:val="20"/>
            <w:rPrChange w:id="1810" w:author="Author" w:date="2026-07-05T13:50:00Z">
              <w:rPr/>
            </w:rPrChange>
          </w:rPr>
          <w:t>This analysis assists management in identifying financially strong and weak business divisions.</w:t>
        </w:r>
      </w:ins>
    </w:p>
    <w:p w14:paraId="48899E24" w14:textId="77777777" w:rsidR="00F1302C" w:rsidRPr="004A1522" w:rsidRDefault="00F1302C" w:rsidP="00F1302C">
      <w:pPr>
        <w:pStyle w:val="NormalWeb"/>
        <w:rPr>
          <w:ins w:id="1811" w:author="Author" w:date="2026-07-05T13:43:00Z"/>
          <w:sz w:val="20"/>
          <w:szCs w:val="20"/>
          <w:rPrChange w:id="1812" w:author="Author" w:date="2026-07-05T13:50:00Z">
            <w:rPr>
              <w:ins w:id="1813" w:author="Author" w:date="2026-07-05T13:43:00Z"/>
            </w:rPr>
          </w:rPrChange>
        </w:rPr>
      </w:pPr>
      <w:ins w:id="1814" w:author="Author" w:date="2026-07-05T13:43:00Z">
        <w:r w:rsidRPr="004A1522">
          <w:rPr>
            <w:rStyle w:val="Strong"/>
            <w:rFonts w:eastAsiaTheme="majorEastAsia"/>
            <w:sz w:val="20"/>
            <w:szCs w:val="20"/>
            <w:rPrChange w:id="1815" w:author="Author" w:date="2026-07-05T13:50:00Z">
              <w:rPr>
                <w:rStyle w:val="Strong"/>
                <w:rFonts w:eastAsiaTheme="majorEastAsia"/>
              </w:rPr>
            </w:rPrChange>
          </w:rPr>
          <w:t>Insert Screenshot: Division Performance Dashboard</w:t>
        </w:r>
      </w:ins>
    </w:p>
    <w:p w14:paraId="6284B7F2" w14:textId="50511C46" w:rsidR="00F1302C" w:rsidRPr="004A1522" w:rsidRDefault="00F1302C" w:rsidP="00F1302C">
      <w:pPr>
        <w:pStyle w:val="Heading3"/>
        <w:rPr>
          <w:ins w:id="1816" w:author="Author" w:date="2026-07-05T13:43:00Z"/>
          <w:sz w:val="22"/>
          <w:szCs w:val="22"/>
          <w:rPrChange w:id="1817" w:author="Author" w:date="2026-07-05T14:03:00Z">
            <w:rPr>
              <w:ins w:id="1818" w:author="Author" w:date="2026-07-05T13:43:00Z"/>
            </w:rPr>
          </w:rPrChange>
        </w:rPr>
      </w:pPr>
      <w:ins w:id="1819" w:author="Author" w:date="2026-07-05T13:43:00Z">
        <w:r w:rsidRPr="004A1522">
          <w:rPr>
            <w:sz w:val="22"/>
            <w:szCs w:val="22"/>
            <w:rPrChange w:id="1820" w:author="Author" w:date="2026-07-05T14:03:00Z">
              <w:rPr/>
            </w:rPrChange>
          </w:rPr>
          <w:t>3</w:t>
        </w:r>
      </w:ins>
      <w:ins w:id="1821" w:author="Author" w:date="2026-07-05T14:02:00Z">
        <w:r w:rsidR="00CC2C0E" w:rsidRPr="004A1522">
          <w:rPr>
            <w:sz w:val="22"/>
            <w:szCs w:val="22"/>
            <w:rPrChange w:id="1822" w:author="Author" w:date="2026-07-05T14:03:00Z">
              <w:rPr>
                <w:sz w:val="20"/>
              </w:rPr>
            </w:rPrChange>
          </w:rPr>
          <w:t>.</w:t>
        </w:r>
      </w:ins>
      <w:ins w:id="1823" w:author="Author" w:date="2026-07-05T13:43:00Z">
        <w:r w:rsidRPr="004A1522">
          <w:rPr>
            <w:sz w:val="22"/>
            <w:szCs w:val="22"/>
            <w:rPrChange w:id="1824" w:author="Author" w:date="2026-07-05T14:03:00Z">
              <w:rPr/>
            </w:rPrChange>
          </w:rPr>
          <w:t xml:space="preserve"> Cost Diagnostics Dashboard</w:t>
        </w:r>
      </w:ins>
    </w:p>
    <w:p w14:paraId="1891BC32" w14:textId="77777777" w:rsidR="00F1302C" w:rsidRPr="004A1522" w:rsidRDefault="00F1302C" w:rsidP="00F1302C">
      <w:pPr>
        <w:pStyle w:val="NormalWeb"/>
        <w:rPr>
          <w:ins w:id="1825" w:author="Author" w:date="2026-07-05T13:43:00Z"/>
          <w:sz w:val="20"/>
          <w:szCs w:val="20"/>
          <w:rPrChange w:id="1826" w:author="Author" w:date="2026-07-05T13:50:00Z">
            <w:rPr>
              <w:ins w:id="1827" w:author="Author" w:date="2026-07-05T13:43:00Z"/>
            </w:rPr>
          </w:rPrChange>
        </w:rPr>
      </w:pPr>
      <w:ins w:id="1828" w:author="Author" w:date="2026-07-05T13:43:00Z">
        <w:r w:rsidRPr="004A1522">
          <w:rPr>
            <w:sz w:val="20"/>
            <w:szCs w:val="20"/>
            <w:rPrChange w:id="1829" w:author="Author" w:date="2026-07-05T13:50:00Z">
              <w:rPr/>
            </w:rPrChange>
          </w:rPr>
          <w:t>The Cost Diagnostics module evaluates manufacturing efficiency by comparing production costs against sales revenue.</w:t>
        </w:r>
      </w:ins>
    </w:p>
    <w:p w14:paraId="29ED989E" w14:textId="77777777" w:rsidR="00F1302C" w:rsidRPr="004A1522" w:rsidRDefault="00F1302C" w:rsidP="00F1302C">
      <w:pPr>
        <w:pStyle w:val="NormalWeb"/>
        <w:rPr>
          <w:ins w:id="1830" w:author="Author" w:date="2026-07-05T13:43:00Z"/>
          <w:sz w:val="20"/>
          <w:szCs w:val="20"/>
          <w:rPrChange w:id="1831" w:author="Author" w:date="2026-07-05T13:50:00Z">
            <w:rPr>
              <w:ins w:id="1832" w:author="Author" w:date="2026-07-05T13:43:00Z"/>
            </w:rPr>
          </w:rPrChange>
        </w:rPr>
      </w:pPr>
      <w:ins w:id="1833" w:author="Author" w:date="2026-07-05T13:43:00Z">
        <w:r w:rsidRPr="004A1522">
          <w:rPr>
            <w:sz w:val="20"/>
            <w:szCs w:val="20"/>
            <w:rPrChange w:id="1834" w:author="Author" w:date="2026-07-05T13:50:00Z">
              <w:rPr/>
            </w:rPrChange>
          </w:rPr>
          <w:t>The dashboard includes:</w:t>
        </w:r>
      </w:ins>
    </w:p>
    <w:p w14:paraId="1B049FB2" w14:textId="77777777" w:rsidR="00F1302C" w:rsidRPr="004A1522" w:rsidRDefault="00F1302C" w:rsidP="00F1302C">
      <w:pPr>
        <w:numPr>
          <w:ilvl w:val="0"/>
          <w:numId w:val="24"/>
        </w:numPr>
        <w:spacing w:before="100" w:beforeAutospacing="1" w:after="100" w:afterAutospacing="1"/>
        <w:rPr>
          <w:ins w:id="1835" w:author="Author" w:date="2026-07-05T13:43:00Z"/>
          <w:rPrChange w:id="1836" w:author="Author" w:date="2026-07-05T13:50:00Z">
            <w:rPr>
              <w:ins w:id="1837" w:author="Author" w:date="2026-07-05T13:43:00Z"/>
            </w:rPr>
          </w:rPrChange>
        </w:rPr>
      </w:pPr>
      <w:ins w:id="1838" w:author="Author" w:date="2026-07-05T13:43:00Z">
        <w:r w:rsidRPr="004A1522">
          <w:rPr>
            <w:rPrChange w:id="1839" w:author="Author" w:date="2026-07-05T13:50:00Z">
              <w:rPr/>
            </w:rPrChange>
          </w:rPr>
          <w:t xml:space="preserve">Cost vs Sales Scatter Plot </w:t>
        </w:r>
      </w:ins>
    </w:p>
    <w:p w14:paraId="1B6F2F48" w14:textId="77777777" w:rsidR="00F1302C" w:rsidRPr="004A1522" w:rsidRDefault="00F1302C" w:rsidP="00F1302C">
      <w:pPr>
        <w:numPr>
          <w:ilvl w:val="0"/>
          <w:numId w:val="24"/>
        </w:numPr>
        <w:spacing w:before="100" w:beforeAutospacing="1" w:after="100" w:afterAutospacing="1"/>
        <w:rPr>
          <w:ins w:id="1840" w:author="Author" w:date="2026-07-05T13:43:00Z"/>
          <w:rPrChange w:id="1841" w:author="Author" w:date="2026-07-05T13:50:00Z">
            <w:rPr>
              <w:ins w:id="1842" w:author="Author" w:date="2026-07-05T13:43:00Z"/>
            </w:rPr>
          </w:rPrChange>
        </w:rPr>
      </w:pPr>
      <w:ins w:id="1843" w:author="Author" w:date="2026-07-05T13:43:00Z">
        <w:r w:rsidRPr="004A1522">
          <w:rPr>
            <w:rPrChange w:id="1844" w:author="Author" w:date="2026-07-05T13:50:00Z">
              <w:rPr/>
            </w:rPrChange>
          </w:rPr>
          <w:t xml:space="preserve">Cost Distribution </w:t>
        </w:r>
      </w:ins>
    </w:p>
    <w:p w14:paraId="137598CD" w14:textId="77777777" w:rsidR="00F1302C" w:rsidRPr="004A1522" w:rsidRDefault="00F1302C" w:rsidP="00F1302C">
      <w:pPr>
        <w:numPr>
          <w:ilvl w:val="0"/>
          <w:numId w:val="24"/>
        </w:numPr>
        <w:spacing w:before="100" w:beforeAutospacing="1" w:after="100" w:afterAutospacing="1"/>
        <w:rPr>
          <w:ins w:id="1845" w:author="Author" w:date="2026-07-05T13:43:00Z"/>
          <w:rPrChange w:id="1846" w:author="Author" w:date="2026-07-05T13:50:00Z">
            <w:rPr>
              <w:ins w:id="1847" w:author="Author" w:date="2026-07-05T13:43:00Z"/>
            </w:rPr>
          </w:rPrChange>
        </w:rPr>
      </w:pPr>
      <w:ins w:id="1848" w:author="Author" w:date="2026-07-05T13:43:00Z">
        <w:r w:rsidRPr="004A1522">
          <w:rPr>
            <w:rPrChange w:id="1849" w:author="Author" w:date="2026-07-05T13:50:00Z">
              <w:rPr/>
            </w:rPrChange>
          </w:rPr>
          <w:t xml:space="preserve">High Cost Products </w:t>
        </w:r>
      </w:ins>
    </w:p>
    <w:p w14:paraId="2173BA6E" w14:textId="77777777" w:rsidR="00F1302C" w:rsidRPr="004A1522" w:rsidRDefault="00F1302C" w:rsidP="00F1302C">
      <w:pPr>
        <w:numPr>
          <w:ilvl w:val="0"/>
          <w:numId w:val="24"/>
        </w:numPr>
        <w:spacing w:before="100" w:beforeAutospacing="1" w:after="100" w:afterAutospacing="1"/>
        <w:rPr>
          <w:ins w:id="1850" w:author="Author" w:date="2026-07-05T13:43:00Z"/>
          <w:rPrChange w:id="1851" w:author="Author" w:date="2026-07-05T13:50:00Z">
            <w:rPr>
              <w:ins w:id="1852" w:author="Author" w:date="2026-07-05T13:43:00Z"/>
            </w:rPr>
          </w:rPrChange>
        </w:rPr>
      </w:pPr>
      <w:ins w:id="1853" w:author="Author" w:date="2026-07-05T13:43:00Z">
        <w:r w:rsidRPr="004A1522">
          <w:rPr>
            <w:rPrChange w:id="1854" w:author="Author" w:date="2026-07-05T13:50:00Z">
              <w:rPr/>
            </w:rPrChange>
          </w:rPr>
          <w:t xml:space="preserve">Margin Risk Analysis </w:t>
        </w:r>
      </w:ins>
    </w:p>
    <w:p w14:paraId="6FC3CC26" w14:textId="77777777" w:rsidR="00F1302C" w:rsidRPr="004A1522" w:rsidRDefault="00F1302C" w:rsidP="00F1302C">
      <w:pPr>
        <w:pStyle w:val="NormalWeb"/>
        <w:rPr>
          <w:ins w:id="1855" w:author="Author" w:date="2026-07-05T13:43:00Z"/>
          <w:sz w:val="20"/>
          <w:szCs w:val="20"/>
          <w:rPrChange w:id="1856" w:author="Author" w:date="2026-07-05T13:50:00Z">
            <w:rPr>
              <w:ins w:id="1857" w:author="Author" w:date="2026-07-05T13:43:00Z"/>
            </w:rPr>
          </w:rPrChange>
        </w:rPr>
      </w:pPr>
      <w:ins w:id="1858" w:author="Author" w:date="2026-07-05T13:43:00Z">
        <w:r w:rsidRPr="004A1522">
          <w:rPr>
            <w:sz w:val="20"/>
            <w:szCs w:val="20"/>
            <w:rPrChange w:id="1859" w:author="Author" w:date="2026-07-05T13:50:00Z">
              <w:rPr/>
            </w:rPrChange>
          </w:rPr>
          <w:t>This module helps identify products requiring pricing adjustments or cost optimization.</w:t>
        </w:r>
      </w:ins>
    </w:p>
    <w:p w14:paraId="457BC4DE" w14:textId="77777777" w:rsidR="00F1302C" w:rsidRPr="004A1522" w:rsidRDefault="00F1302C" w:rsidP="00F1302C">
      <w:pPr>
        <w:pStyle w:val="NormalWeb"/>
        <w:rPr>
          <w:ins w:id="1860" w:author="Author" w:date="2026-07-05T13:43:00Z"/>
          <w:sz w:val="20"/>
          <w:szCs w:val="20"/>
          <w:rPrChange w:id="1861" w:author="Author" w:date="2026-07-05T13:50:00Z">
            <w:rPr>
              <w:ins w:id="1862" w:author="Author" w:date="2026-07-05T13:43:00Z"/>
            </w:rPr>
          </w:rPrChange>
        </w:rPr>
      </w:pPr>
      <w:ins w:id="1863" w:author="Author" w:date="2026-07-05T13:43:00Z">
        <w:r w:rsidRPr="004A1522">
          <w:rPr>
            <w:rStyle w:val="Strong"/>
            <w:rFonts w:eastAsiaTheme="majorEastAsia"/>
            <w:sz w:val="20"/>
            <w:szCs w:val="20"/>
            <w:rPrChange w:id="1864" w:author="Author" w:date="2026-07-05T13:50:00Z">
              <w:rPr>
                <w:rStyle w:val="Strong"/>
                <w:rFonts w:eastAsiaTheme="majorEastAsia"/>
              </w:rPr>
            </w:rPrChange>
          </w:rPr>
          <w:t>Insert Screenshot: Cost Diagnostics Dashboard</w:t>
        </w:r>
      </w:ins>
    </w:p>
    <w:p w14:paraId="383C4440" w14:textId="18859E12" w:rsidR="00F1302C" w:rsidRPr="004A1522" w:rsidRDefault="00F1302C" w:rsidP="00F1302C">
      <w:pPr>
        <w:pStyle w:val="Heading3"/>
        <w:rPr>
          <w:ins w:id="1865" w:author="Author" w:date="2026-07-05T13:43:00Z"/>
          <w:sz w:val="22"/>
          <w:szCs w:val="22"/>
          <w:rPrChange w:id="1866" w:author="Author" w:date="2026-07-05T14:03:00Z">
            <w:rPr>
              <w:ins w:id="1867" w:author="Author" w:date="2026-07-05T13:43:00Z"/>
            </w:rPr>
          </w:rPrChange>
        </w:rPr>
      </w:pPr>
      <w:ins w:id="1868" w:author="Author" w:date="2026-07-05T13:43:00Z">
        <w:r w:rsidRPr="004A1522">
          <w:rPr>
            <w:sz w:val="22"/>
            <w:szCs w:val="22"/>
            <w:rPrChange w:id="1869" w:author="Author" w:date="2026-07-05T14:03:00Z">
              <w:rPr/>
            </w:rPrChange>
          </w:rPr>
          <w:t>4</w:t>
        </w:r>
      </w:ins>
      <w:ins w:id="1870" w:author="Author" w:date="2026-07-05T14:02:00Z">
        <w:r w:rsidR="00CC2C0E" w:rsidRPr="004A1522">
          <w:rPr>
            <w:sz w:val="22"/>
            <w:szCs w:val="22"/>
            <w:rPrChange w:id="1871" w:author="Author" w:date="2026-07-05T14:03:00Z">
              <w:rPr>
                <w:sz w:val="20"/>
              </w:rPr>
            </w:rPrChange>
          </w:rPr>
          <w:t>.</w:t>
        </w:r>
      </w:ins>
      <w:ins w:id="1872" w:author="Author" w:date="2026-07-05T13:43:00Z">
        <w:r w:rsidRPr="004A1522">
          <w:rPr>
            <w:sz w:val="22"/>
            <w:szCs w:val="22"/>
            <w:rPrChange w:id="1873" w:author="Author" w:date="2026-07-05T14:03:00Z">
              <w:rPr/>
            </w:rPrChange>
          </w:rPr>
          <w:t xml:space="preserve"> Pareto Analysis Dashboard</w:t>
        </w:r>
      </w:ins>
    </w:p>
    <w:p w14:paraId="7B132FA7" w14:textId="77777777" w:rsidR="00F1302C" w:rsidRPr="004A1522" w:rsidRDefault="00F1302C" w:rsidP="00F1302C">
      <w:pPr>
        <w:pStyle w:val="NormalWeb"/>
        <w:rPr>
          <w:ins w:id="1874" w:author="Author" w:date="2026-07-05T13:43:00Z"/>
          <w:sz w:val="20"/>
          <w:szCs w:val="20"/>
          <w:rPrChange w:id="1875" w:author="Author" w:date="2026-07-05T13:50:00Z">
            <w:rPr>
              <w:ins w:id="1876" w:author="Author" w:date="2026-07-05T13:43:00Z"/>
            </w:rPr>
          </w:rPrChange>
        </w:rPr>
      </w:pPr>
      <w:ins w:id="1877" w:author="Author" w:date="2026-07-05T13:43:00Z">
        <w:r w:rsidRPr="004A1522">
          <w:rPr>
            <w:sz w:val="20"/>
            <w:szCs w:val="20"/>
            <w:rPrChange w:id="1878" w:author="Author" w:date="2026-07-05T13:50:00Z">
              <w:rPr/>
            </w:rPrChange>
          </w:rPr>
          <w:t>The Pareto dashboard demonstrates the contribution of products toward total revenue and gross profit.</w:t>
        </w:r>
      </w:ins>
    </w:p>
    <w:p w14:paraId="2A1802CB" w14:textId="77777777" w:rsidR="00F1302C" w:rsidRPr="004A1522" w:rsidRDefault="00F1302C" w:rsidP="00F1302C">
      <w:pPr>
        <w:pStyle w:val="NormalWeb"/>
        <w:rPr>
          <w:ins w:id="1879" w:author="Author" w:date="2026-07-05T13:43:00Z"/>
          <w:sz w:val="20"/>
          <w:szCs w:val="20"/>
          <w:rPrChange w:id="1880" w:author="Author" w:date="2026-07-05T13:50:00Z">
            <w:rPr>
              <w:ins w:id="1881" w:author="Author" w:date="2026-07-05T13:43:00Z"/>
            </w:rPr>
          </w:rPrChange>
        </w:rPr>
      </w:pPr>
      <w:ins w:id="1882" w:author="Author" w:date="2026-07-05T13:43:00Z">
        <w:r w:rsidRPr="004A1522">
          <w:rPr>
            <w:sz w:val="20"/>
            <w:szCs w:val="20"/>
            <w:rPrChange w:id="1883" w:author="Author" w:date="2026-07-05T13:50:00Z">
              <w:rPr/>
            </w:rPrChange>
          </w:rPr>
          <w:t>It includes:</w:t>
        </w:r>
      </w:ins>
    </w:p>
    <w:p w14:paraId="762FF996" w14:textId="77777777" w:rsidR="00F1302C" w:rsidRPr="004A1522" w:rsidRDefault="00F1302C" w:rsidP="00F1302C">
      <w:pPr>
        <w:numPr>
          <w:ilvl w:val="0"/>
          <w:numId w:val="25"/>
        </w:numPr>
        <w:spacing w:before="100" w:beforeAutospacing="1" w:after="100" w:afterAutospacing="1"/>
        <w:rPr>
          <w:ins w:id="1884" w:author="Author" w:date="2026-07-05T13:43:00Z"/>
          <w:rPrChange w:id="1885" w:author="Author" w:date="2026-07-05T13:50:00Z">
            <w:rPr>
              <w:ins w:id="1886" w:author="Author" w:date="2026-07-05T13:43:00Z"/>
            </w:rPr>
          </w:rPrChange>
        </w:rPr>
      </w:pPr>
      <w:ins w:id="1887" w:author="Author" w:date="2026-07-05T13:43:00Z">
        <w:r w:rsidRPr="004A1522">
          <w:rPr>
            <w:rPrChange w:id="1888" w:author="Author" w:date="2026-07-05T13:50:00Z">
              <w:rPr/>
            </w:rPrChange>
          </w:rPr>
          <w:t xml:space="preserve">Revenue Pareto Chart </w:t>
        </w:r>
      </w:ins>
    </w:p>
    <w:p w14:paraId="2986F983" w14:textId="77777777" w:rsidR="00F1302C" w:rsidRPr="004A1522" w:rsidRDefault="00F1302C" w:rsidP="00F1302C">
      <w:pPr>
        <w:numPr>
          <w:ilvl w:val="0"/>
          <w:numId w:val="25"/>
        </w:numPr>
        <w:spacing w:before="100" w:beforeAutospacing="1" w:after="100" w:afterAutospacing="1"/>
        <w:rPr>
          <w:ins w:id="1889" w:author="Author" w:date="2026-07-05T13:43:00Z"/>
          <w:rPrChange w:id="1890" w:author="Author" w:date="2026-07-05T13:50:00Z">
            <w:rPr>
              <w:ins w:id="1891" w:author="Author" w:date="2026-07-05T13:43:00Z"/>
            </w:rPr>
          </w:rPrChange>
        </w:rPr>
      </w:pPr>
      <w:ins w:id="1892" w:author="Author" w:date="2026-07-05T13:43:00Z">
        <w:r w:rsidRPr="004A1522">
          <w:rPr>
            <w:rPrChange w:id="1893" w:author="Author" w:date="2026-07-05T13:50:00Z">
              <w:rPr/>
            </w:rPrChange>
          </w:rPr>
          <w:t xml:space="preserve">Profit Pareto Chart </w:t>
        </w:r>
      </w:ins>
    </w:p>
    <w:p w14:paraId="3A1EE08B" w14:textId="77777777" w:rsidR="00F1302C" w:rsidRPr="004A1522" w:rsidRDefault="00F1302C" w:rsidP="00F1302C">
      <w:pPr>
        <w:numPr>
          <w:ilvl w:val="0"/>
          <w:numId w:val="25"/>
        </w:numPr>
        <w:spacing w:before="100" w:beforeAutospacing="1" w:after="100" w:afterAutospacing="1"/>
        <w:rPr>
          <w:ins w:id="1894" w:author="Author" w:date="2026-07-05T13:43:00Z"/>
          <w:rPrChange w:id="1895" w:author="Author" w:date="2026-07-05T13:50:00Z">
            <w:rPr>
              <w:ins w:id="1896" w:author="Author" w:date="2026-07-05T13:43:00Z"/>
            </w:rPr>
          </w:rPrChange>
        </w:rPr>
      </w:pPr>
      <w:ins w:id="1897" w:author="Author" w:date="2026-07-05T13:43:00Z">
        <w:r w:rsidRPr="004A1522">
          <w:rPr>
            <w:rPrChange w:id="1898" w:author="Author" w:date="2026-07-05T13:50:00Z">
              <w:rPr/>
            </w:rPrChange>
          </w:rPr>
          <w:t xml:space="preserve">80% Contribution Threshold </w:t>
        </w:r>
      </w:ins>
    </w:p>
    <w:p w14:paraId="4D99190D" w14:textId="77777777" w:rsidR="00F1302C" w:rsidRPr="004A1522" w:rsidRDefault="00F1302C" w:rsidP="00F1302C">
      <w:pPr>
        <w:numPr>
          <w:ilvl w:val="0"/>
          <w:numId w:val="25"/>
        </w:numPr>
        <w:spacing w:before="100" w:beforeAutospacing="1" w:after="100" w:afterAutospacing="1"/>
        <w:rPr>
          <w:ins w:id="1899" w:author="Author" w:date="2026-07-05T13:43:00Z"/>
          <w:rPrChange w:id="1900" w:author="Author" w:date="2026-07-05T13:50:00Z">
            <w:rPr>
              <w:ins w:id="1901" w:author="Author" w:date="2026-07-05T13:43:00Z"/>
            </w:rPr>
          </w:rPrChange>
        </w:rPr>
      </w:pPr>
      <w:ins w:id="1902" w:author="Author" w:date="2026-07-05T13:43:00Z">
        <w:r w:rsidRPr="004A1522">
          <w:rPr>
            <w:rPrChange w:id="1903" w:author="Author" w:date="2026-07-05T13:50:00Z">
              <w:rPr/>
            </w:rPrChange>
          </w:rPr>
          <w:t xml:space="preserve">Product Concentration Analysis </w:t>
        </w:r>
      </w:ins>
    </w:p>
    <w:p w14:paraId="0562D86D" w14:textId="77777777" w:rsidR="00F1302C" w:rsidRPr="004A1522" w:rsidRDefault="00F1302C" w:rsidP="00F1302C">
      <w:pPr>
        <w:pStyle w:val="NormalWeb"/>
        <w:rPr>
          <w:ins w:id="1904" w:author="Author" w:date="2026-07-05T13:43:00Z"/>
          <w:sz w:val="20"/>
          <w:szCs w:val="20"/>
          <w:rPrChange w:id="1905" w:author="Author" w:date="2026-07-05T13:50:00Z">
            <w:rPr>
              <w:ins w:id="1906" w:author="Author" w:date="2026-07-05T13:43:00Z"/>
            </w:rPr>
          </w:rPrChange>
        </w:rPr>
      </w:pPr>
      <w:ins w:id="1907" w:author="Author" w:date="2026-07-05T13:43:00Z">
        <w:r w:rsidRPr="004A1522">
          <w:rPr>
            <w:sz w:val="20"/>
            <w:szCs w:val="20"/>
            <w:rPrChange w:id="1908" w:author="Author" w:date="2026-07-05T13:50:00Z">
              <w:rPr/>
            </w:rPrChange>
          </w:rPr>
          <w:t>This analysis enables management to focus on products generating the highest business value.</w:t>
        </w:r>
      </w:ins>
    </w:p>
    <w:p w14:paraId="3C1572C3" w14:textId="77777777" w:rsidR="00F1302C" w:rsidRPr="004A1522" w:rsidRDefault="00F1302C" w:rsidP="00F1302C">
      <w:pPr>
        <w:pStyle w:val="NormalWeb"/>
        <w:rPr>
          <w:ins w:id="1909" w:author="Author" w:date="2026-07-05T13:43:00Z"/>
          <w:sz w:val="20"/>
          <w:szCs w:val="20"/>
          <w:rPrChange w:id="1910" w:author="Author" w:date="2026-07-05T13:50:00Z">
            <w:rPr>
              <w:ins w:id="1911" w:author="Author" w:date="2026-07-05T13:43:00Z"/>
            </w:rPr>
          </w:rPrChange>
        </w:rPr>
      </w:pPr>
      <w:ins w:id="1912" w:author="Author" w:date="2026-07-05T13:43:00Z">
        <w:r w:rsidRPr="004A1522">
          <w:rPr>
            <w:rStyle w:val="Strong"/>
            <w:rFonts w:eastAsiaTheme="majorEastAsia"/>
            <w:sz w:val="20"/>
            <w:szCs w:val="20"/>
            <w:rPrChange w:id="1913" w:author="Author" w:date="2026-07-05T13:50:00Z">
              <w:rPr>
                <w:rStyle w:val="Strong"/>
                <w:rFonts w:eastAsiaTheme="majorEastAsia"/>
              </w:rPr>
            </w:rPrChange>
          </w:rPr>
          <w:t>Insert Screenshot: Pareto Analysis Dashboard</w:t>
        </w:r>
      </w:ins>
    </w:p>
    <w:p w14:paraId="1DE08047" w14:textId="2424A64D" w:rsidR="00F1302C" w:rsidRPr="004A1522" w:rsidRDefault="00F1302C" w:rsidP="00F1302C">
      <w:pPr>
        <w:pStyle w:val="Heading3"/>
        <w:rPr>
          <w:ins w:id="1914" w:author="Author" w:date="2026-07-05T13:43:00Z"/>
          <w:sz w:val="22"/>
          <w:szCs w:val="22"/>
          <w:rPrChange w:id="1915" w:author="Author" w:date="2026-07-05T14:03:00Z">
            <w:rPr>
              <w:ins w:id="1916" w:author="Author" w:date="2026-07-05T13:43:00Z"/>
            </w:rPr>
          </w:rPrChange>
        </w:rPr>
      </w:pPr>
      <w:ins w:id="1917" w:author="Author" w:date="2026-07-05T13:43:00Z">
        <w:r w:rsidRPr="004A1522">
          <w:rPr>
            <w:sz w:val="22"/>
            <w:szCs w:val="22"/>
            <w:rPrChange w:id="1918" w:author="Author" w:date="2026-07-05T14:03:00Z">
              <w:rPr/>
            </w:rPrChange>
          </w:rPr>
          <w:t>5</w:t>
        </w:r>
      </w:ins>
      <w:ins w:id="1919" w:author="Author" w:date="2026-07-05T14:02:00Z">
        <w:r w:rsidR="00CC2C0E" w:rsidRPr="004A1522">
          <w:rPr>
            <w:sz w:val="22"/>
            <w:szCs w:val="22"/>
            <w:rPrChange w:id="1920" w:author="Author" w:date="2026-07-05T14:03:00Z">
              <w:rPr>
                <w:sz w:val="20"/>
              </w:rPr>
            </w:rPrChange>
          </w:rPr>
          <w:t>.</w:t>
        </w:r>
      </w:ins>
      <w:ins w:id="1921" w:author="Author" w:date="2026-07-05T13:43:00Z">
        <w:r w:rsidRPr="004A1522">
          <w:rPr>
            <w:sz w:val="22"/>
            <w:szCs w:val="22"/>
            <w:rPrChange w:id="1922" w:author="Author" w:date="2026-07-05T14:03:00Z">
              <w:rPr/>
            </w:rPrChange>
          </w:rPr>
          <w:t xml:space="preserve"> Regional Analysis Dashboard</w:t>
        </w:r>
      </w:ins>
    </w:p>
    <w:p w14:paraId="48A5EAAD" w14:textId="77777777" w:rsidR="00F1302C" w:rsidRPr="004A1522" w:rsidRDefault="00F1302C" w:rsidP="00F1302C">
      <w:pPr>
        <w:pStyle w:val="NormalWeb"/>
        <w:rPr>
          <w:ins w:id="1923" w:author="Author" w:date="2026-07-05T13:43:00Z"/>
          <w:sz w:val="20"/>
          <w:szCs w:val="20"/>
          <w:rPrChange w:id="1924" w:author="Author" w:date="2026-07-05T13:50:00Z">
            <w:rPr>
              <w:ins w:id="1925" w:author="Author" w:date="2026-07-05T13:43:00Z"/>
            </w:rPr>
          </w:rPrChange>
        </w:rPr>
      </w:pPr>
      <w:ins w:id="1926" w:author="Author" w:date="2026-07-05T13:43:00Z">
        <w:r w:rsidRPr="004A1522">
          <w:rPr>
            <w:sz w:val="20"/>
            <w:szCs w:val="20"/>
            <w:rPrChange w:id="1927" w:author="Author" w:date="2026-07-05T13:50:00Z">
              <w:rPr/>
            </w:rPrChange>
          </w:rPr>
          <w:t>The Regional Dashboard provides insights into sales performance across different geographical locations.</w:t>
        </w:r>
      </w:ins>
    </w:p>
    <w:p w14:paraId="2028C23F" w14:textId="77777777" w:rsidR="00F1302C" w:rsidRPr="004A1522" w:rsidRDefault="00F1302C" w:rsidP="00F1302C">
      <w:pPr>
        <w:pStyle w:val="NormalWeb"/>
        <w:rPr>
          <w:ins w:id="1928" w:author="Author" w:date="2026-07-05T13:43:00Z"/>
          <w:sz w:val="20"/>
          <w:szCs w:val="20"/>
          <w:rPrChange w:id="1929" w:author="Author" w:date="2026-07-05T13:50:00Z">
            <w:rPr>
              <w:ins w:id="1930" w:author="Author" w:date="2026-07-05T13:43:00Z"/>
            </w:rPr>
          </w:rPrChange>
        </w:rPr>
      </w:pPr>
      <w:ins w:id="1931" w:author="Author" w:date="2026-07-05T13:43:00Z">
        <w:r w:rsidRPr="004A1522">
          <w:rPr>
            <w:sz w:val="20"/>
            <w:szCs w:val="20"/>
            <w:rPrChange w:id="1932" w:author="Author" w:date="2026-07-05T13:50:00Z">
              <w:rPr/>
            </w:rPrChange>
          </w:rPr>
          <w:t>The module includes:</w:t>
        </w:r>
      </w:ins>
    </w:p>
    <w:p w14:paraId="56B0A4BB" w14:textId="77777777" w:rsidR="00F1302C" w:rsidRPr="004A1522" w:rsidRDefault="00F1302C" w:rsidP="00F1302C">
      <w:pPr>
        <w:numPr>
          <w:ilvl w:val="0"/>
          <w:numId w:val="26"/>
        </w:numPr>
        <w:spacing w:before="100" w:beforeAutospacing="1" w:after="100" w:afterAutospacing="1"/>
        <w:rPr>
          <w:ins w:id="1933" w:author="Author" w:date="2026-07-05T13:43:00Z"/>
          <w:rPrChange w:id="1934" w:author="Author" w:date="2026-07-05T13:50:00Z">
            <w:rPr>
              <w:ins w:id="1935" w:author="Author" w:date="2026-07-05T13:43:00Z"/>
            </w:rPr>
          </w:rPrChange>
        </w:rPr>
      </w:pPr>
      <w:ins w:id="1936" w:author="Author" w:date="2026-07-05T13:43:00Z">
        <w:r w:rsidRPr="004A1522">
          <w:rPr>
            <w:rPrChange w:id="1937" w:author="Author" w:date="2026-07-05T13:50:00Z">
              <w:rPr/>
            </w:rPrChange>
          </w:rPr>
          <w:t xml:space="preserve">Sales by Region </w:t>
        </w:r>
      </w:ins>
    </w:p>
    <w:p w14:paraId="51AC7C77" w14:textId="77777777" w:rsidR="00F1302C" w:rsidRPr="004A1522" w:rsidRDefault="00F1302C" w:rsidP="00F1302C">
      <w:pPr>
        <w:numPr>
          <w:ilvl w:val="0"/>
          <w:numId w:val="26"/>
        </w:numPr>
        <w:spacing w:before="100" w:beforeAutospacing="1" w:after="100" w:afterAutospacing="1"/>
        <w:rPr>
          <w:ins w:id="1938" w:author="Author" w:date="2026-07-05T13:43:00Z"/>
          <w:rPrChange w:id="1939" w:author="Author" w:date="2026-07-05T13:50:00Z">
            <w:rPr>
              <w:ins w:id="1940" w:author="Author" w:date="2026-07-05T13:43:00Z"/>
            </w:rPr>
          </w:rPrChange>
        </w:rPr>
      </w:pPr>
      <w:ins w:id="1941" w:author="Author" w:date="2026-07-05T13:43:00Z">
        <w:r w:rsidRPr="004A1522">
          <w:rPr>
            <w:rPrChange w:id="1942" w:author="Author" w:date="2026-07-05T13:50:00Z">
              <w:rPr/>
            </w:rPrChange>
          </w:rPr>
          <w:t xml:space="preserve">Gross Profit by Region </w:t>
        </w:r>
      </w:ins>
    </w:p>
    <w:p w14:paraId="612FB599" w14:textId="77777777" w:rsidR="00F1302C" w:rsidRPr="004A1522" w:rsidRDefault="00F1302C" w:rsidP="00F1302C">
      <w:pPr>
        <w:numPr>
          <w:ilvl w:val="0"/>
          <w:numId w:val="26"/>
        </w:numPr>
        <w:spacing w:before="100" w:beforeAutospacing="1" w:after="100" w:afterAutospacing="1"/>
        <w:rPr>
          <w:ins w:id="1943" w:author="Author" w:date="2026-07-05T13:43:00Z"/>
          <w:rPrChange w:id="1944" w:author="Author" w:date="2026-07-05T13:50:00Z">
            <w:rPr>
              <w:ins w:id="1945" w:author="Author" w:date="2026-07-05T13:43:00Z"/>
            </w:rPr>
          </w:rPrChange>
        </w:rPr>
      </w:pPr>
      <w:ins w:id="1946" w:author="Author" w:date="2026-07-05T13:43:00Z">
        <w:r w:rsidRPr="004A1522">
          <w:rPr>
            <w:rPrChange w:id="1947" w:author="Author" w:date="2026-07-05T13:50:00Z">
              <w:rPr/>
            </w:rPrChange>
          </w:rPr>
          <w:t xml:space="preserve">Top States by Sales </w:t>
        </w:r>
      </w:ins>
    </w:p>
    <w:p w14:paraId="7E569CA6" w14:textId="77777777" w:rsidR="00F1302C" w:rsidRPr="004A1522" w:rsidRDefault="00F1302C" w:rsidP="00F1302C">
      <w:pPr>
        <w:numPr>
          <w:ilvl w:val="0"/>
          <w:numId w:val="26"/>
        </w:numPr>
        <w:spacing w:before="100" w:beforeAutospacing="1" w:after="100" w:afterAutospacing="1"/>
        <w:rPr>
          <w:ins w:id="1948" w:author="Author" w:date="2026-07-05T13:43:00Z"/>
          <w:rPrChange w:id="1949" w:author="Author" w:date="2026-07-05T13:50:00Z">
            <w:rPr>
              <w:ins w:id="1950" w:author="Author" w:date="2026-07-05T13:43:00Z"/>
            </w:rPr>
          </w:rPrChange>
        </w:rPr>
      </w:pPr>
      <w:ins w:id="1951" w:author="Author" w:date="2026-07-05T13:43:00Z">
        <w:r w:rsidRPr="004A1522">
          <w:rPr>
            <w:rPrChange w:id="1952" w:author="Author" w:date="2026-07-05T13:50:00Z">
              <w:rPr/>
            </w:rPrChange>
          </w:rPr>
          <w:t xml:space="preserve">Regional Summary Table </w:t>
        </w:r>
      </w:ins>
    </w:p>
    <w:p w14:paraId="5BC485FD" w14:textId="77777777" w:rsidR="00F1302C" w:rsidRPr="004A1522" w:rsidRDefault="00F1302C" w:rsidP="00F1302C">
      <w:pPr>
        <w:pStyle w:val="NormalWeb"/>
        <w:rPr>
          <w:ins w:id="1953" w:author="Author" w:date="2026-07-05T13:43:00Z"/>
          <w:sz w:val="20"/>
          <w:szCs w:val="20"/>
          <w:rPrChange w:id="1954" w:author="Author" w:date="2026-07-05T13:50:00Z">
            <w:rPr>
              <w:ins w:id="1955" w:author="Author" w:date="2026-07-05T13:43:00Z"/>
            </w:rPr>
          </w:rPrChange>
        </w:rPr>
      </w:pPr>
      <w:ins w:id="1956" w:author="Author" w:date="2026-07-05T13:43:00Z">
        <w:r w:rsidRPr="004A1522">
          <w:rPr>
            <w:sz w:val="20"/>
            <w:szCs w:val="20"/>
            <w:rPrChange w:id="1957" w:author="Author" w:date="2026-07-05T13:50:00Z">
              <w:rPr/>
            </w:rPrChange>
          </w:rPr>
          <w:t>These insights support strategic planning and resource allocation across different markets.</w:t>
        </w:r>
      </w:ins>
    </w:p>
    <w:p w14:paraId="1D551427" w14:textId="77777777" w:rsidR="00F1302C" w:rsidRPr="004A1522" w:rsidRDefault="00F1302C" w:rsidP="00F1302C">
      <w:pPr>
        <w:pStyle w:val="NormalWeb"/>
        <w:rPr>
          <w:ins w:id="1958" w:author="Author" w:date="2026-07-05T13:43:00Z"/>
          <w:sz w:val="20"/>
          <w:szCs w:val="20"/>
          <w:rPrChange w:id="1959" w:author="Author" w:date="2026-07-05T13:50:00Z">
            <w:rPr>
              <w:ins w:id="1960" w:author="Author" w:date="2026-07-05T13:43:00Z"/>
            </w:rPr>
          </w:rPrChange>
        </w:rPr>
      </w:pPr>
      <w:ins w:id="1961" w:author="Author" w:date="2026-07-05T13:43:00Z">
        <w:r w:rsidRPr="004A1522">
          <w:rPr>
            <w:rStyle w:val="Strong"/>
            <w:rFonts w:eastAsiaTheme="majorEastAsia"/>
            <w:sz w:val="20"/>
            <w:szCs w:val="20"/>
            <w:rPrChange w:id="1962" w:author="Author" w:date="2026-07-05T13:50:00Z">
              <w:rPr>
                <w:rStyle w:val="Strong"/>
                <w:rFonts w:eastAsiaTheme="majorEastAsia"/>
              </w:rPr>
            </w:rPrChange>
          </w:rPr>
          <w:t>Insert Screenshot: Regional Analysis Dashboard</w:t>
        </w:r>
      </w:ins>
    </w:p>
    <w:p w14:paraId="63F2DC74" w14:textId="62F6059F" w:rsidR="00F1302C" w:rsidRPr="004A1522" w:rsidRDefault="00F1302C" w:rsidP="00F1302C">
      <w:pPr>
        <w:pStyle w:val="Heading3"/>
        <w:rPr>
          <w:ins w:id="1963" w:author="Author" w:date="2026-07-05T13:43:00Z"/>
          <w:sz w:val="22"/>
          <w:szCs w:val="22"/>
          <w:rPrChange w:id="1964" w:author="Author" w:date="2026-07-05T14:03:00Z">
            <w:rPr>
              <w:ins w:id="1965" w:author="Author" w:date="2026-07-05T13:43:00Z"/>
            </w:rPr>
          </w:rPrChange>
        </w:rPr>
      </w:pPr>
      <w:ins w:id="1966" w:author="Author" w:date="2026-07-05T13:43:00Z">
        <w:r w:rsidRPr="004A1522">
          <w:rPr>
            <w:sz w:val="22"/>
            <w:szCs w:val="22"/>
            <w:rPrChange w:id="1967" w:author="Author" w:date="2026-07-05T14:03:00Z">
              <w:rPr/>
            </w:rPrChange>
          </w:rPr>
          <w:t>6</w:t>
        </w:r>
      </w:ins>
      <w:ins w:id="1968" w:author="Author" w:date="2026-07-05T14:03:00Z">
        <w:r w:rsidR="00CC2C0E" w:rsidRPr="004A1522">
          <w:rPr>
            <w:sz w:val="22"/>
            <w:szCs w:val="22"/>
            <w:rPrChange w:id="1969" w:author="Author" w:date="2026-07-05T14:03:00Z">
              <w:rPr>
                <w:sz w:val="20"/>
              </w:rPr>
            </w:rPrChange>
          </w:rPr>
          <w:t>.</w:t>
        </w:r>
      </w:ins>
      <w:ins w:id="1970" w:author="Author" w:date="2026-07-05T13:43:00Z">
        <w:r w:rsidRPr="004A1522">
          <w:rPr>
            <w:sz w:val="22"/>
            <w:szCs w:val="22"/>
            <w:rPrChange w:id="1971" w:author="Author" w:date="2026-07-05T14:03:00Z">
              <w:rPr/>
            </w:rPrChange>
          </w:rPr>
          <w:t xml:space="preserve"> Factory Performance Dashboard</w:t>
        </w:r>
      </w:ins>
    </w:p>
    <w:p w14:paraId="7700487F" w14:textId="77777777" w:rsidR="00F1302C" w:rsidRPr="004A1522" w:rsidRDefault="00F1302C" w:rsidP="00F1302C">
      <w:pPr>
        <w:pStyle w:val="NormalWeb"/>
        <w:rPr>
          <w:ins w:id="1972" w:author="Author" w:date="2026-07-05T13:43:00Z"/>
          <w:sz w:val="20"/>
          <w:szCs w:val="20"/>
          <w:rPrChange w:id="1973" w:author="Author" w:date="2026-07-05T13:50:00Z">
            <w:rPr>
              <w:ins w:id="1974" w:author="Author" w:date="2026-07-05T13:43:00Z"/>
            </w:rPr>
          </w:rPrChange>
        </w:rPr>
      </w:pPr>
      <w:ins w:id="1975" w:author="Author" w:date="2026-07-05T13:43:00Z">
        <w:r w:rsidRPr="004A1522">
          <w:rPr>
            <w:sz w:val="20"/>
            <w:szCs w:val="20"/>
            <w:rPrChange w:id="1976" w:author="Author" w:date="2026-07-05T13:50:00Z">
              <w:rPr/>
            </w:rPrChange>
          </w:rPr>
          <w:t>The Factory Dashboard evaluates manufacturing efficiency across production facilities.</w:t>
        </w:r>
      </w:ins>
    </w:p>
    <w:p w14:paraId="60EA21BA" w14:textId="77777777" w:rsidR="00F1302C" w:rsidRPr="004A1522" w:rsidRDefault="00F1302C" w:rsidP="00F1302C">
      <w:pPr>
        <w:pStyle w:val="NormalWeb"/>
        <w:rPr>
          <w:ins w:id="1977" w:author="Author" w:date="2026-07-05T13:43:00Z"/>
          <w:sz w:val="20"/>
          <w:szCs w:val="20"/>
          <w:rPrChange w:id="1978" w:author="Author" w:date="2026-07-05T13:50:00Z">
            <w:rPr>
              <w:ins w:id="1979" w:author="Author" w:date="2026-07-05T13:43:00Z"/>
            </w:rPr>
          </w:rPrChange>
        </w:rPr>
      </w:pPr>
      <w:ins w:id="1980" w:author="Author" w:date="2026-07-05T13:43:00Z">
        <w:r w:rsidRPr="004A1522">
          <w:rPr>
            <w:sz w:val="20"/>
            <w:szCs w:val="20"/>
            <w:rPrChange w:id="1981" w:author="Author" w:date="2026-07-05T13:50:00Z">
              <w:rPr/>
            </w:rPrChange>
          </w:rPr>
          <w:t>The module contains:</w:t>
        </w:r>
      </w:ins>
    </w:p>
    <w:p w14:paraId="111CC480" w14:textId="77777777" w:rsidR="00F1302C" w:rsidRPr="004A1522" w:rsidRDefault="00F1302C" w:rsidP="00F1302C">
      <w:pPr>
        <w:numPr>
          <w:ilvl w:val="0"/>
          <w:numId w:val="27"/>
        </w:numPr>
        <w:spacing w:before="100" w:beforeAutospacing="1" w:after="100" w:afterAutospacing="1"/>
        <w:rPr>
          <w:ins w:id="1982" w:author="Author" w:date="2026-07-05T13:43:00Z"/>
          <w:rPrChange w:id="1983" w:author="Author" w:date="2026-07-05T13:50:00Z">
            <w:rPr>
              <w:ins w:id="1984" w:author="Author" w:date="2026-07-05T13:43:00Z"/>
            </w:rPr>
          </w:rPrChange>
        </w:rPr>
      </w:pPr>
      <w:ins w:id="1985" w:author="Author" w:date="2026-07-05T13:43:00Z">
        <w:r w:rsidRPr="004A1522">
          <w:rPr>
            <w:rPrChange w:id="1986" w:author="Author" w:date="2026-07-05T13:50:00Z">
              <w:rPr/>
            </w:rPrChange>
          </w:rPr>
          <w:t xml:space="preserve">Factory Sales Comparison </w:t>
        </w:r>
      </w:ins>
    </w:p>
    <w:p w14:paraId="17AB1382" w14:textId="77777777" w:rsidR="00F1302C" w:rsidRPr="004A1522" w:rsidRDefault="00F1302C" w:rsidP="00F1302C">
      <w:pPr>
        <w:numPr>
          <w:ilvl w:val="0"/>
          <w:numId w:val="27"/>
        </w:numPr>
        <w:spacing w:before="100" w:beforeAutospacing="1" w:after="100" w:afterAutospacing="1"/>
        <w:rPr>
          <w:ins w:id="1987" w:author="Author" w:date="2026-07-05T13:43:00Z"/>
          <w:rPrChange w:id="1988" w:author="Author" w:date="2026-07-05T13:50:00Z">
            <w:rPr>
              <w:ins w:id="1989" w:author="Author" w:date="2026-07-05T13:43:00Z"/>
            </w:rPr>
          </w:rPrChange>
        </w:rPr>
      </w:pPr>
      <w:ins w:id="1990" w:author="Author" w:date="2026-07-05T13:43:00Z">
        <w:r w:rsidRPr="004A1522">
          <w:rPr>
            <w:rPrChange w:id="1991" w:author="Author" w:date="2026-07-05T13:50:00Z">
              <w:rPr/>
            </w:rPrChange>
          </w:rPr>
          <w:t xml:space="preserve">Factory Profit Comparison </w:t>
        </w:r>
      </w:ins>
    </w:p>
    <w:p w14:paraId="19180DC3" w14:textId="77777777" w:rsidR="00F1302C" w:rsidRPr="004A1522" w:rsidRDefault="00F1302C" w:rsidP="00F1302C">
      <w:pPr>
        <w:numPr>
          <w:ilvl w:val="0"/>
          <w:numId w:val="27"/>
        </w:numPr>
        <w:spacing w:before="100" w:beforeAutospacing="1" w:after="100" w:afterAutospacing="1"/>
        <w:rPr>
          <w:ins w:id="1992" w:author="Author" w:date="2026-07-05T13:43:00Z"/>
          <w:rPrChange w:id="1993" w:author="Author" w:date="2026-07-05T13:50:00Z">
            <w:rPr>
              <w:ins w:id="1994" w:author="Author" w:date="2026-07-05T13:43:00Z"/>
            </w:rPr>
          </w:rPrChange>
        </w:rPr>
      </w:pPr>
      <w:ins w:id="1995" w:author="Author" w:date="2026-07-05T13:43:00Z">
        <w:r w:rsidRPr="004A1522">
          <w:rPr>
            <w:rPrChange w:id="1996" w:author="Author" w:date="2026-07-05T13:50:00Z">
              <w:rPr/>
            </w:rPrChange>
          </w:rPr>
          <w:t xml:space="preserve">Average Margin by Factory </w:t>
        </w:r>
      </w:ins>
    </w:p>
    <w:p w14:paraId="4AD4B9C5" w14:textId="77777777" w:rsidR="00F1302C" w:rsidRPr="004A1522" w:rsidRDefault="00F1302C" w:rsidP="00F1302C">
      <w:pPr>
        <w:numPr>
          <w:ilvl w:val="0"/>
          <w:numId w:val="27"/>
        </w:numPr>
        <w:spacing w:before="100" w:beforeAutospacing="1" w:after="100" w:afterAutospacing="1"/>
        <w:rPr>
          <w:ins w:id="1997" w:author="Author" w:date="2026-07-05T13:43:00Z"/>
          <w:rPrChange w:id="1998" w:author="Author" w:date="2026-07-05T13:50:00Z">
            <w:rPr>
              <w:ins w:id="1999" w:author="Author" w:date="2026-07-05T13:43:00Z"/>
            </w:rPr>
          </w:rPrChange>
        </w:rPr>
      </w:pPr>
      <w:ins w:id="2000" w:author="Author" w:date="2026-07-05T13:43:00Z">
        <w:r w:rsidRPr="004A1522">
          <w:rPr>
            <w:rPrChange w:id="2001" w:author="Author" w:date="2026-07-05T13:50:00Z">
              <w:rPr/>
            </w:rPrChange>
          </w:rPr>
          <w:t xml:space="preserve">Factory Summary Table </w:t>
        </w:r>
      </w:ins>
    </w:p>
    <w:p w14:paraId="5DE7A2CA" w14:textId="77777777" w:rsidR="00F1302C" w:rsidRPr="004A1522" w:rsidRDefault="00F1302C" w:rsidP="00F1302C">
      <w:pPr>
        <w:pStyle w:val="NormalWeb"/>
        <w:rPr>
          <w:ins w:id="2002" w:author="Author" w:date="2026-07-05T13:43:00Z"/>
          <w:sz w:val="20"/>
          <w:szCs w:val="20"/>
          <w:rPrChange w:id="2003" w:author="Author" w:date="2026-07-05T13:50:00Z">
            <w:rPr>
              <w:ins w:id="2004" w:author="Author" w:date="2026-07-05T13:43:00Z"/>
            </w:rPr>
          </w:rPrChange>
        </w:rPr>
      </w:pPr>
      <w:ins w:id="2005" w:author="Author" w:date="2026-07-05T13:43:00Z">
        <w:r w:rsidRPr="004A1522">
          <w:rPr>
            <w:sz w:val="20"/>
            <w:szCs w:val="20"/>
            <w:rPrChange w:id="2006" w:author="Author" w:date="2026-07-05T13:50:00Z">
              <w:rPr/>
            </w:rPrChange>
          </w:rPr>
          <w:t>This dashboard assists management in monitoring manufacturing performance and operational efficiency.</w:t>
        </w:r>
      </w:ins>
    </w:p>
    <w:p w14:paraId="1A5D12A0" w14:textId="77777777" w:rsidR="00F1302C" w:rsidRPr="004A1522" w:rsidRDefault="00F1302C" w:rsidP="00F1302C">
      <w:pPr>
        <w:pStyle w:val="NormalWeb"/>
        <w:rPr>
          <w:ins w:id="2007" w:author="Author" w:date="2026-07-05T13:43:00Z"/>
          <w:sz w:val="20"/>
          <w:szCs w:val="20"/>
          <w:rPrChange w:id="2008" w:author="Author" w:date="2026-07-05T13:50:00Z">
            <w:rPr>
              <w:ins w:id="2009" w:author="Author" w:date="2026-07-05T13:43:00Z"/>
            </w:rPr>
          </w:rPrChange>
        </w:rPr>
      </w:pPr>
      <w:ins w:id="2010" w:author="Author" w:date="2026-07-05T13:43:00Z">
        <w:r w:rsidRPr="004A1522">
          <w:rPr>
            <w:rStyle w:val="Strong"/>
            <w:rFonts w:eastAsiaTheme="majorEastAsia"/>
            <w:sz w:val="20"/>
            <w:szCs w:val="20"/>
            <w:rPrChange w:id="2011" w:author="Author" w:date="2026-07-05T13:50:00Z">
              <w:rPr>
                <w:rStyle w:val="Strong"/>
                <w:rFonts w:eastAsiaTheme="majorEastAsia"/>
              </w:rPr>
            </w:rPrChange>
          </w:rPr>
          <w:t>Insert Screenshot: Factory Performance Dashboard</w:t>
        </w:r>
      </w:ins>
    </w:p>
    <w:p w14:paraId="7FA04589" w14:textId="77777777" w:rsidR="00F1302C" w:rsidRPr="004A1522" w:rsidRDefault="00F1302C" w:rsidP="00F1302C">
      <w:pPr>
        <w:pStyle w:val="Heading3"/>
        <w:rPr>
          <w:ins w:id="2012" w:author="Author" w:date="2026-07-05T13:43:00Z"/>
          <w:i/>
          <w:iCs/>
          <w:sz w:val="24"/>
          <w:szCs w:val="24"/>
          <w:rPrChange w:id="2013" w:author="Author" w:date="2026-07-05T14:04:00Z">
            <w:rPr>
              <w:ins w:id="2014" w:author="Author" w:date="2026-07-05T13:43:00Z"/>
            </w:rPr>
          </w:rPrChange>
        </w:rPr>
      </w:pPr>
      <w:ins w:id="2015" w:author="Author" w:date="2026-07-05T13:43:00Z">
        <w:r w:rsidRPr="004A1522">
          <w:rPr>
            <w:i/>
            <w:iCs/>
            <w:sz w:val="24"/>
            <w:szCs w:val="24"/>
            <w:rPrChange w:id="2016" w:author="Author" w:date="2026-07-05T14:04:00Z">
              <w:rPr/>
            </w:rPrChange>
          </w:rPr>
          <w:t>Dashboard Benefits</w:t>
        </w:r>
      </w:ins>
    </w:p>
    <w:p w14:paraId="42988890" w14:textId="77777777" w:rsidR="00F1302C" w:rsidRPr="004A1522" w:rsidRDefault="00F1302C" w:rsidP="00F1302C">
      <w:pPr>
        <w:pStyle w:val="NormalWeb"/>
        <w:rPr>
          <w:ins w:id="2017" w:author="Author" w:date="2026-07-05T13:43:00Z"/>
          <w:sz w:val="20"/>
          <w:szCs w:val="20"/>
          <w:rPrChange w:id="2018" w:author="Author" w:date="2026-07-05T13:50:00Z">
            <w:rPr>
              <w:ins w:id="2019" w:author="Author" w:date="2026-07-05T13:43:00Z"/>
            </w:rPr>
          </w:rPrChange>
        </w:rPr>
      </w:pPr>
      <w:ins w:id="2020" w:author="Author" w:date="2026-07-05T13:43:00Z">
        <w:r w:rsidRPr="004A1522">
          <w:rPr>
            <w:sz w:val="20"/>
            <w:szCs w:val="20"/>
            <w:rPrChange w:id="2021" w:author="Author" w:date="2026-07-05T13:50:00Z">
              <w:rPr/>
            </w:rPrChange>
          </w:rPr>
          <w:t>The Streamlit dashboard provides several advantages:</w:t>
        </w:r>
      </w:ins>
    </w:p>
    <w:p w14:paraId="70BBD673" w14:textId="77777777" w:rsidR="00F1302C" w:rsidRPr="004A1522" w:rsidRDefault="00F1302C" w:rsidP="00F1302C">
      <w:pPr>
        <w:numPr>
          <w:ilvl w:val="0"/>
          <w:numId w:val="28"/>
        </w:numPr>
        <w:spacing w:before="100" w:beforeAutospacing="1" w:after="100" w:afterAutospacing="1"/>
        <w:rPr>
          <w:ins w:id="2022" w:author="Author" w:date="2026-07-05T13:43:00Z"/>
          <w:rPrChange w:id="2023" w:author="Author" w:date="2026-07-05T13:50:00Z">
            <w:rPr>
              <w:ins w:id="2024" w:author="Author" w:date="2026-07-05T13:43:00Z"/>
            </w:rPr>
          </w:rPrChange>
        </w:rPr>
      </w:pPr>
      <w:ins w:id="2025" w:author="Author" w:date="2026-07-05T13:43:00Z">
        <w:r w:rsidRPr="004A1522">
          <w:rPr>
            <w:rPrChange w:id="2026" w:author="Author" w:date="2026-07-05T13:50:00Z">
              <w:rPr/>
            </w:rPrChange>
          </w:rPr>
          <w:t xml:space="preserve">Interactive business intelligence </w:t>
        </w:r>
      </w:ins>
    </w:p>
    <w:p w14:paraId="711EE752" w14:textId="77777777" w:rsidR="00F1302C" w:rsidRPr="004A1522" w:rsidRDefault="00F1302C" w:rsidP="00F1302C">
      <w:pPr>
        <w:numPr>
          <w:ilvl w:val="0"/>
          <w:numId w:val="28"/>
        </w:numPr>
        <w:spacing w:before="100" w:beforeAutospacing="1" w:after="100" w:afterAutospacing="1"/>
        <w:rPr>
          <w:ins w:id="2027" w:author="Author" w:date="2026-07-05T13:43:00Z"/>
          <w:rPrChange w:id="2028" w:author="Author" w:date="2026-07-05T13:50:00Z">
            <w:rPr>
              <w:ins w:id="2029" w:author="Author" w:date="2026-07-05T13:43:00Z"/>
            </w:rPr>
          </w:rPrChange>
        </w:rPr>
      </w:pPr>
      <w:ins w:id="2030" w:author="Author" w:date="2026-07-05T13:43:00Z">
        <w:r w:rsidRPr="004A1522">
          <w:rPr>
            <w:rPrChange w:id="2031" w:author="Author" w:date="2026-07-05T13:50:00Z">
              <w:rPr/>
            </w:rPrChange>
          </w:rPr>
          <w:t xml:space="preserve">Real-time filtering </w:t>
        </w:r>
      </w:ins>
    </w:p>
    <w:p w14:paraId="499D2435" w14:textId="77777777" w:rsidR="00F1302C" w:rsidRPr="004A1522" w:rsidRDefault="00F1302C" w:rsidP="00F1302C">
      <w:pPr>
        <w:numPr>
          <w:ilvl w:val="0"/>
          <w:numId w:val="28"/>
        </w:numPr>
        <w:spacing w:before="100" w:beforeAutospacing="1" w:after="100" w:afterAutospacing="1"/>
        <w:rPr>
          <w:ins w:id="2032" w:author="Author" w:date="2026-07-05T13:43:00Z"/>
          <w:rPrChange w:id="2033" w:author="Author" w:date="2026-07-05T13:50:00Z">
            <w:rPr>
              <w:ins w:id="2034" w:author="Author" w:date="2026-07-05T13:43:00Z"/>
            </w:rPr>
          </w:rPrChange>
        </w:rPr>
      </w:pPr>
      <w:ins w:id="2035" w:author="Author" w:date="2026-07-05T13:43:00Z">
        <w:r w:rsidRPr="004A1522">
          <w:rPr>
            <w:rPrChange w:id="2036" w:author="Author" w:date="2026-07-05T13:50:00Z">
              <w:rPr/>
            </w:rPrChange>
          </w:rPr>
          <w:t xml:space="preserve">Improved decision-making </w:t>
        </w:r>
      </w:ins>
    </w:p>
    <w:p w14:paraId="2C82E2FE" w14:textId="77777777" w:rsidR="00F1302C" w:rsidRPr="004A1522" w:rsidRDefault="00F1302C" w:rsidP="00F1302C">
      <w:pPr>
        <w:numPr>
          <w:ilvl w:val="0"/>
          <w:numId w:val="28"/>
        </w:numPr>
        <w:spacing w:before="100" w:beforeAutospacing="1" w:after="100" w:afterAutospacing="1"/>
        <w:rPr>
          <w:ins w:id="2037" w:author="Author" w:date="2026-07-05T13:43:00Z"/>
          <w:rPrChange w:id="2038" w:author="Author" w:date="2026-07-05T13:50:00Z">
            <w:rPr>
              <w:ins w:id="2039" w:author="Author" w:date="2026-07-05T13:43:00Z"/>
            </w:rPr>
          </w:rPrChange>
        </w:rPr>
      </w:pPr>
      <w:ins w:id="2040" w:author="Author" w:date="2026-07-05T13:43:00Z">
        <w:r w:rsidRPr="004A1522">
          <w:rPr>
            <w:rPrChange w:id="2041" w:author="Author" w:date="2026-07-05T13:50:00Z">
              <w:rPr/>
            </w:rPrChange>
          </w:rPr>
          <w:t xml:space="preserve">Easy visualization of KPIs </w:t>
        </w:r>
      </w:ins>
    </w:p>
    <w:p w14:paraId="344AE6AB" w14:textId="77777777" w:rsidR="00F1302C" w:rsidRPr="004A1522" w:rsidRDefault="00F1302C" w:rsidP="00F1302C">
      <w:pPr>
        <w:numPr>
          <w:ilvl w:val="0"/>
          <w:numId w:val="28"/>
        </w:numPr>
        <w:spacing w:before="100" w:beforeAutospacing="1" w:after="100" w:afterAutospacing="1"/>
        <w:rPr>
          <w:ins w:id="2042" w:author="Author" w:date="2026-07-05T13:43:00Z"/>
          <w:rPrChange w:id="2043" w:author="Author" w:date="2026-07-05T13:50:00Z">
            <w:rPr>
              <w:ins w:id="2044" w:author="Author" w:date="2026-07-05T13:43:00Z"/>
            </w:rPr>
          </w:rPrChange>
        </w:rPr>
      </w:pPr>
      <w:ins w:id="2045" w:author="Author" w:date="2026-07-05T13:43:00Z">
        <w:r w:rsidRPr="004A1522">
          <w:rPr>
            <w:rPrChange w:id="2046" w:author="Author" w:date="2026-07-05T13:50:00Z">
              <w:rPr/>
            </w:rPrChange>
          </w:rPr>
          <w:t xml:space="preserve">Better understanding of profitability trends </w:t>
        </w:r>
      </w:ins>
    </w:p>
    <w:p w14:paraId="387FF108" w14:textId="77777777" w:rsidR="00F1302C" w:rsidRPr="004A1522" w:rsidRDefault="00F1302C" w:rsidP="00F1302C">
      <w:pPr>
        <w:numPr>
          <w:ilvl w:val="0"/>
          <w:numId w:val="28"/>
        </w:numPr>
        <w:spacing w:before="100" w:beforeAutospacing="1" w:after="100" w:afterAutospacing="1"/>
        <w:rPr>
          <w:ins w:id="2047" w:author="Author" w:date="2026-07-05T13:43:00Z"/>
          <w:rPrChange w:id="2048" w:author="Author" w:date="2026-07-05T13:50:00Z">
            <w:rPr>
              <w:ins w:id="2049" w:author="Author" w:date="2026-07-05T13:43:00Z"/>
            </w:rPr>
          </w:rPrChange>
        </w:rPr>
      </w:pPr>
      <w:ins w:id="2050" w:author="Author" w:date="2026-07-05T13:43:00Z">
        <w:r w:rsidRPr="004A1522">
          <w:rPr>
            <w:rPrChange w:id="2051" w:author="Author" w:date="2026-07-05T13:50:00Z">
              <w:rPr/>
            </w:rPrChange>
          </w:rPr>
          <w:t xml:space="preserve">Faster identification of business risks </w:t>
        </w:r>
      </w:ins>
    </w:p>
    <w:p w14:paraId="1F4EA19D" w14:textId="5854D9D1" w:rsidR="00F1302C" w:rsidRDefault="00F1302C" w:rsidP="00F1302C">
      <w:pPr>
        <w:pStyle w:val="NormalWeb"/>
        <w:rPr>
          <w:ins w:id="2052" w:author="Author" w:date="2026-07-05T14:06:00Z"/>
          <w:sz w:val="20"/>
          <w:szCs w:val="20"/>
        </w:rPr>
      </w:pPr>
      <w:ins w:id="2053" w:author="Author" w:date="2026-07-05T13:43:00Z">
        <w:r w:rsidRPr="004A1522">
          <w:rPr>
            <w:sz w:val="20"/>
            <w:szCs w:val="20"/>
            <w:rPrChange w:id="2054" w:author="Author" w:date="2026-07-05T13:50:00Z">
              <w:rPr/>
            </w:rPrChange>
          </w:rPr>
          <w:t>The dashboard converts complex transactional data into actionable insights that support strategic planning and operational improvements.</w:t>
        </w:r>
      </w:ins>
    </w:p>
    <w:p w14:paraId="721A0674" w14:textId="77777777" w:rsidR="00CC2C0E" w:rsidRPr="004A1522" w:rsidRDefault="00CC2C0E" w:rsidP="00CC2C0E">
      <w:pPr>
        <w:pStyle w:val="Heading2"/>
        <w:rPr>
          <w:ins w:id="2055" w:author="Author" w:date="2026-07-05T14:06:00Z"/>
          <w:rFonts w:eastAsia="Times New Roman"/>
          <w:b/>
          <w:bCs/>
          <w:i w:val="0"/>
          <w:iCs/>
          <w:sz w:val="32"/>
          <w:szCs w:val="32"/>
          <w:rPrChange w:id="2056" w:author="Author" w:date="2026-07-05T14:06:00Z">
            <w:rPr>
              <w:ins w:id="2057" w:author="Author" w:date="2026-07-05T14:06:00Z"/>
              <w:rFonts w:eastAsia="Times New Roman"/>
              <w:b/>
              <w:bCs/>
              <w:sz w:val="32"/>
              <w:szCs w:val="32"/>
            </w:rPr>
          </w:rPrChange>
        </w:rPr>
      </w:pPr>
      <w:ins w:id="2058" w:author="Author" w:date="2026-07-05T14:06:00Z">
        <w:r w:rsidRPr="004A1522">
          <w:rPr>
            <w:b/>
            <w:bCs/>
            <w:i w:val="0"/>
            <w:iCs/>
            <w:sz w:val="32"/>
            <w:szCs w:val="32"/>
            <w:rPrChange w:id="2059" w:author="Author" w:date="2026-07-05T14:06:00Z">
              <w:rPr>
                <w:b/>
                <w:bCs/>
                <w:sz w:val="32"/>
                <w:szCs w:val="32"/>
              </w:rPr>
            </w:rPrChange>
          </w:rPr>
          <w:t>Key Findings</w:t>
        </w:r>
      </w:ins>
    </w:p>
    <w:p w14:paraId="6B7686E6" w14:textId="77777777" w:rsidR="00CC2C0E" w:rsidRPr="004A1522" w:rsidRDefault="00CC2C0E" w:rsidP="00CC2C0E">
      <w:pPr>
        <w:pStyle w:val="NormalWeb"/>
        <w:rPr>
          <w:ins w:id="2060" w:author="Author" w:date="2026-07-05T14:06:00Z"/>
          <w:sz w:val="20"/>
          <w:szCs w:val="20"/>
          <w:rPrChange w:id="2061" w:author="Author" w:date="2026-07-05T14:06:00Z">
            <w:rPr>
              <w:ins w:id="2062" w:author="Author" w:date="2026-07-05T14:06:00Z"/>
            </w:rPr>
          </w:rPrChange>
        </w:rPr>
      </w:pPr>
      <w:ins w:id="2063" w:author="Author" w:date="2026-07-05T14:06:00Z">
        <w:r w:rsidRPr="004A1522">
          <w:rPr>
            <w:sz w:val="20"/>
            <w:szCs w:val="20"/>
            <w:rPrChange w:id="2064" w:author="Author" w:date="2026-07-05T14:06:00Z">
              <w:rPr/>
            </w:rPrChange>
          </w:rPr>
          <w:t xml:space="preserve">The exploratory analysis and dashboard visualizations revealed several important business insights regarding the </w:t>
        </w:r>
        <w:r w:rsidRPr="004A1522">
          <w:rPr>
            <w:sz w:val="20"/>
            <w:szCs w:val="20"/>
            <w:rPrChange w:id="2065" w:author="Author" w:date="2026-07-05T14:06:00Z">
              <w:rPr/>
            </w:rPrChange>
          </w:rPr>
          <w:lastRenderedPageBreak/>
          <w:t>profitability and financial performance of Nassau Candy Distributor.</w:t>
        </w:r>
      </w:ins>
    </w:p>
    <w:p w14:paraId="3D222203" w14:textId="77777777" w:rsidR="00CC2C0E" w:rsidRPr="004A1522" w:rsidRDefault="00CC2C0E" w:rsidP="00CC2C0E">
      <w:pPr>
        <w:pStyle w:val="Heading3"/>
        <w:rPr>
          <w:ins w:id="2066" w:author="Author" w:date="2026-07-05T14:06:00Z"/>
          <w:sz w:val="24"/>
          <w:szCs w:val="24"/>
          <w:rPrChange w:id="2067" w:author="Author" w:date="2026-07-05T14:07:00Z">
            <w:rPr>
              <w:ins w:id="2068" w:author="Author" w:date="2026-07-05T14:06:00Z"/>
            </w:rPr>
          </w:rPrChange>
        </w:rPr>
      </w:pPr>
      <w:ins w:id="2069" w:author="Author" w:date="2026-07-05T14:06:00Z">
        <w:r w:rsidRPr="004A1522">
          <w:rPr>
            <w:sz w:val="24"/>
            <w:szCs w:val="24"/>
            <w:rPrChange w:id="2070" w:author="Author" w:date="2026-07-05T14:07:00Z">
              <w:rPr/>
            </w:rPrChange>
          </w:rPr>
          <w:t>Product Profitability</w:t>
        </w:r>
      </w:ins>
    </w:p>
    <w:p w14:paraId="617F9BB0" w14:textId="77777777" w:rsidR="00CC2C0E" w:rsidRPr="004A1522" w:rsidRDefault="00CC2C0E" w:rsidP="00CC2C0E">
      <w:pPr>
        <w:pStyle w:val="NormalWeb"/>
        <w:rPr>
          <w:ins w:id="2071" w:author="Author" w:date="2026-07-05T14:06:00Z"/>
          <w:sz w:val="20"/>
          <w:szCs w:val="20"/>
          <w:rPrChange w:id="2072" w:author="Author" w:date="2026-07-05T14:06:00Z">
            <w:rPr>
              <w:ins w:id="2073" w:author="Author" w:date="2026-07-05T14:06:00Z"/>
            </w:rPr>
          </w:rPrChange>
        </w:rPr>
      </w:pPr>
      <w:ins w:id="2074" w:author="Author" w:date="2026-07-05T14:06:00Z">
        <w:r w:rsidRPr="004A1522">
          <w:rPr>
            <w:sz w:val="20"/>
            <w:szCs w:val="20"/>
            <w:rPrChange w:id="2075" w:author="Author" w:date="2026-07-05T14:06:00Z">
              <w:rPr/>
            </w:rPrChange>
          </w:rPr>
          <w:t>The analysis identified a small group of products that generated a significant proportion of total gross profit. These high-performing products consistently achieved strong profit margins and should be prioritized in future marketing and inventory planning initiatives.</w:t>
        </w:r>
      </w:ins>
    </w:p>
    <w:p w14:paraId="77849D87" w14:textId="77777777" w:rsidR="00CC2C0E" w:rsidRPr="004A1522" w:rsidRDefault="00CC2C0E" w:rsidP="00CC2C0E">
      <w:pPr>
        <w:pStyle w:val="NormalWeb"/>
        <w:rPr>
          <w:ins w:id="2076" w:author="Author" w:date="2026-07-05T14:06:00Z"/>
          <w:sz w:val="20"/>
          <w:szCs w:val="20"/>
          <w:rPrChange w:id="2077" w:author="Author" w:date="2026-07-05T14:06:00Z">
            <w:rPr>
              <w:ins w:id="2078" w:author="Author" w:date="2026-07-05T14:06:00Z"/>
            </w:rPr>
          </w:rPrChange>
        </w:rPr>
      </w:pPr>
      <w:ins w:id="2079" w:author="Author" w:date="2026-07-05T14:06:00Z">
        <w:r w:rsidRPr="004A1522">
          <w:rPr>
            <w:sz w:val="20"/>
            <w:szCs w:val="20"/>
            <w:rPrChange w:id="2080" w:author="Author" w:date="2026-07-05T14:06:00Z">
              <w:rPr/>
            </w:rPrChange>
          </w:rPr>
          <w:t>Conversely, some products generated high sales revenue but relatively low profit because of higher production costs. These products represent opportunities for pricing optimization and cost reduction.</w:t>
        </w:r>
      </w:ins>
    </w:p>
    <w:p w14:paraId="359C4824" w14:textId="77777777" w:rsidR="00CC2C0E" w:rsidRPr="004A1522" w:rsidRDefault="00CC2C0E" w:rsidP="00CC2C0E">
      <w:pPr>
        <w:pStyle w:val="Heading3"/>
        <w:rPr>
          <w:ins w:id="2081" w:author="Author" w:date="2026-07-05T14:06:00Z"/>
          <w:sz w:val="24"/>
          <w:szCs w:val="24"/>
          <w:rPrChange w:id="2082" w:author="Author" w:date="2026-07-05T14:07:00Z">
            <w:rPr>
              <w:ins w:id="2083" w:author="Author" w:date="2026-07-05T14:06:00Z"/>
            </w:rPr>
          </w:rPrChange>
        </w:rPr>
      </w:pPr>
      <w:ins w:id="2084" w:author="Author" w:date="2026-07-05T14:06:00Z">
        <w:r w:rsidRPr="004A1522">
          <w:rPr>
            <w:sz w:val="24"/>
            <w:szCs w:val="24"/>
            <w:rPrChange w:id="2085" w:author="Author" w:date="2026-07-05T14:07:00Z">
              <w:rPr/>
            </w:rPrChange>
          </w:rPr>
          <w:t>Division Performance</w:t>
        </w:r>
      </w:ins>
    </w:p>
    <w:p w14:paraId="47886FE9" w14:textId="77777777" w:rsidR="00CC2C0E" w:rsidRPr="004A1522" w:rsidRDefault="00CC2C0E" w:rsidP="00CC2C0E">
      <w:pPr>
        <w:pStyle w:val="NormalWeb"/>
        <w:rPr>
          <w:ins w:id="2086" w:author="Author" w:date="2026-07-05T14:06:00Z"/>
          <w:sz w:val="20"/>
          <w:szCs w:val="20"/>
          <w:rPrChange w:id="2087" w:author="Author" w:date="2026-07-05T14:06:00Z">
            <w:rPr>
              <w:ins w:id="2088" w:author="Author" w:date="2026-07-05T14:06:00Z"/>
            </w:rPr>
          </w:rPrChange>
        </w:rPr>
      </w:pPr>
      <w:ins w:id="2089" w:author="Author" w:date="2026-07-05T14:06:00Z">
        <w:r w:rsidRPr="004A1522">
          <w:rPr>
            <w:sz w:val="20"/>
            <w:szCs w:val="20"/>
            <w:rPrChange w:id="2090" w:author="Author" w:date="2026-07-05T14:06:00Z">
              <w:rPr/>
            </w:rPrChange>
          </w:rPr>
          <w:t>The comparison of divisions demonstrated that profitability varies considerably across product categories. Certain divisions contribute substantially more to overall profit than others despite having similar sales volumes. This indicates differences in manufacturing costs, pricing strategies, and operational efficiency.</w:t>
        </w:r>
      </w:ins>
    </w:p>
    <w:p w14:paraId="583A0786" w14:textId="77777777" w:rsidR="00CC2C0E" w:rsidRPr="004A1522" w:rsidRDefault="00CC2C0E" w:rsidP="00CC2C0E">
      <w:pPr>
        <w:pStyle w:val="Heading3"/>
        <w:rPr>
          <w:ins w:id="2091" w:author="Author" w:date="2026-07-05T14:06:00Z"/>
          <w:sz w:val="24"/>
          <w:szCs w:val="24"/>
          <w:rPrChange w:id="2092" w:author="Author" w:date="2026-07-05T14:07:00Z">
            <w:rPr>
              <w:ins w:id="2093" w:author="Author" w:date="2026-07-05T14:06:00Z"/>
            </w:rPr>
          </w:rPrChange>
        </w:rPr>
      </w:pPr>
      <w:ins w:id="2094" w:author="Author" w:date="2026-07-05T14:06:00Z">
        <w:r w:rsidRPr="004A1522">
          <w:rPr>
            <w:sz w:val="24"/>
            <w:szCs w:val="24"/>
            <w:rPrChange w:id="2095" w:author="Author" w:date="2026-07-05T14:07:00Z">
              <w:rPr/>
            </w:rPrChange>
          </w:rPr>
          <w:t>Cost Efficiency</w:t>
        </w:r>
      </w:ins>
    </w:p>
    <w:p w14:paraId="453F7D44" w14:textId="77777777" w:rsidR="00CC2C0E" w:rsidRPr="004A1522" w:rsidRDefault="00CC2C0E" w:rsidP="00CC2C0E">
      <w:pPr>
        <w:pStyle w:val="NormalWeb"/>
        <w:rPr>
          <w:ins w:id="2096" w:author="Author" w:date="2026-07-05T14:06:00Z"/>
          <w:sz w:val="20"/>
          <w:szCs w:val="20"/>
          <w:rPrChange w:id="2097" w:author="Author" w:date="2026-07-05T14:06:00Z">
            <w:rPr>
              <w:ins w:id="2098" w:author="Author" w:date="2026-07-05T14:06:00Z"/>
            </w:rPr>
          </w:rPrChange>
        </w:rPr>
      </w:pPr>
      <w:ins w:id="2099" w:author="Author" w:date="2026-07-05T14:06:00Z">
        <w:r w:rsidRPr="004A1522">
          <w:rPr>
            <w:sz w:val="20"/>
            <w:szCs w:val="20"/>
            <w:rPrChange w:id="2100" w:author="Author" w:date="2026-07-05T14:06:00Z">
              <w:rPr/>
            </w:rPrChange>
          </w:rPr>
          <w:t>The Cost vs Sales analysis showed that several products incur disproportionately high manufacturing costs relative to their sales value. These products may require supplier negotiations, process improvements, or pricing adjustments to improve profitability.</w:t>
        </w:r>
      </w:ins>
    </w:p>
    <w:p w14:paraId="2FB56E86" w14:textId="77777777" w:rsidR="00CC2C0E" w:rsidRPr="004A1522" w:rsidRDefault="00CC2C0E" w:rsidP="00CC2C0E">
      <w:pPr>
        <w:pStyle w:val="Heading3"/>
        <w:rPr>
          <w:ins w:id="2101" w:author="Author" w:date="2026-07-05T14:06:00Z"/>
          <w:sz w:val="24"/>
          <w:szCs w:val="24"/>
          <w:rPrChange w:id="2102" w:author="Author" w:date="2026-07-05T14:07:00Z">
            <w:rPr>
              <w:ins w:id="2103" w:author="Author" w:date="2026-07-05T14:06:00Z"/>
            </w:rPr>
          </w:rPrChange>
        </w:rPr>
      </w:pPr>
      <w:ins w:id="2104" w:author="Author" w:date="2026-07-05T14:06:00Z">
        <w:r w:rsidRPr="004A1522">
          <w:rPr>
            <w:sz w:val="24"/>
            <w:szCs w:val="24"/>
            <w:rPrChange w:id="2105" w:author="Author" w:date="2026-07-05T14:07:00Z">
              <w:rPr/>
            </w:rPrChange>
          </w:rPr>
          <w:t>Pareto Analysis</w:t>
        </w:r>
      </w:ins>
    </w:p>
    <w:p w14:paraId="5E5DD5D5" w14:textId="77777777" w:rsidR="00CC2C0E" w:rsidRPr="004A1522" w:rsidRDefault="00CC2C0E" w:rsidP="00CC2C0E">
      <w:pPr>
        <w:pStyle w:val="NormalWeb"/>
        <w:rPr>
          <w:ins w:id="2106" w:author="Author" w:date="2026-07-05T14:06:00Z"/>
          <w:sz w:val="20"/>
          <w:szCs w:val="20"/>
          <w:rPrChange w:id="2107" w:author="Author" w:date="2026-07-05T14:06:00Z">
            <w:rPr>
              <w:ins w:id="2108" w:author="Author" w:date="2026-07-05T14:06:00Z"/>
            </w:rPr>
          </w:rPrChange>
        </w:rPr>
      </w:pPr>
      <w:ins w:id="2109" w:author="Author" w:date="2026-07-05T14:06:00Z">
        <w:r w:rsidRPr="004A1522">
          <w:rPr>
            <w:sz w:val="20"/>
            <w:szCs w:val="20"/>
            <w:rPrChange w:id="2110" w:author="Author" w:date="2026-07-05T14:06:00Z">
              <w:rPr/>
            </w:rPrChange>
          </w:rPr>
          <w:t xml:space="preserve">The Pareto analysis confirmed the </w:t>
        </w:r>
        <w:r w:rsidRPr="004A1522">
          <w:rPr>
            <w:rStyle w:val="Strong"/>
            <w:rFonts w:eastAsiaTheme="majorEastAsia"/>
            <w:sz w:val="20"/>
            <w:szCs w:val="20"/>
            <w:rPrChange w:id="2111" w:author="Author" w:date="2026-07-05T14:06:00Z">
              <w:rPr>
                <w:rStyle w:val="Strong"/>
                <w:rFonts w:eastAsiaTheme="majorEastAsia"/>
              </w:rPr>
            </w:rPrChange>
          </w:rPr>
          <w:t>80/20 principle</w:t>
        </w:r>
        <w:r w:rsidRPr="004A1522">
          <w:rPr>
            <w:sz w:val="20"/>
            <w:szCs w:val="20"/>
            <w:rPrChange w:id="2112" w:author="Author" w:date="2026-07-05T14:06:00Z">
              <w:rPr/>
            </w:rPrChange>
          </w:rPr>
          <w:t>, showing that a relatively small percentage of products contributes the majority of total revenue and gross profit. This finding highlights the importance of focusing business resources on the most profitable product lines.</w:t>
        </w:r>
      </w:ins>
    </w:p>
    <w:p w14:paraId="50E12D56" w14:textId="77777777" w:rsidR="00CC2C0E" w:rsidRPr="004A1522" w:rsidRDefault="00CC2C0E" w:rsidP="00CC2C0E">
      <w:pPr>
        <w:pStyle w:val="Heading3"/>
        <w:rPr>
          <w:ins w:id="2113" w:author="Author" w:date="2026-07-05T14:06:00Z"/>
          <w:sz w:val="24"/>
          <w:szCs w:val="24"/>
          <w:rPrChange w:id="2114" w:author="Author" w:date="2026-07-05T14:07:00Z">
            <w:rPr>
              <w:ins w:id="2115" w:author="Author" w:date="2026-07-05T14:06:00Z"/>
            </w:rPr>
          </w:rPrChange>
        </w:rPr>
      </w:pPr>
      <w:ins w:id="2116" w:author="Author" w:date="2026-07-05T14:06:00Z">
        <w:r w:rsidRPr="004A1522">
          <w:rPr>
            <w:sz w:val="24"/>
            <w:szCs w:val="24"/>
            <w:rPrChange w:id="2117" w:author="Author" w:date="2026-07-05T14:07:00Z">
              <w:rPr/>
            </w:rPrChange>
          </w:rPr>
          <w:t>Regional Performance</w:t>
        </w:r>
      </w:ins>
    </w:p>
    <w:p w14:paraId="699517BA" w14:textId="77777777" w:rsidR="00CC2C0E" w:rsidRPr="004A1522" w:rsidRDefault="00CC2C0E" w:rsidP="00CC2C0E">
      <w:pPr>
        <w:pStyle w:val="NormalWeb"/>
        <w:rPr>
          <w:ins w:id="2118" w:author="Author" w:date="2026-07-05T14:06:00Z"/>
          <w:sz w:val="20"/>
          <w:szCs w:val="20"/>
          <w:rPrChange w:id="2119" w:author="Author" w:date="2026-07-05T14:06:00Z">
            <w:rPr>
              <w:ins w:id="2120" w:author="Author" w:date="2026-07-05T14:06:00Z"/>
            </w:rPr>
          </w:rPrChange>
        </w:rPr>
      </w:pPr>
      <w:ins w:id="2121" w:author="Author" w:date="2026-07-05T14:06:00Z">
        <w:r w:rsidRPr="004A1522">
          <w:rPr>
            <w:sz w:val="20"/>
            <w:szCs w:val="20"/>
            <w:rPrChange w:id="2122" w:author="Author" w:date="2026-07-05T14:06:00Z">
              <w:rPr/>
            </w:rPrChange>
          </w:rPr>
          <w:t>Regional analysis revealed variations in sales performance across different geographic markets. High-performing regions contribute significantly to overall revenue, while lower-performing regions present opportunities for targeted marketing and distribution improvements.</w:t>
        </w:r>
      </w:ins>
    </w:p>
    <w:p w14:paraId="17BC3275" w14:textId="77777777" w:rsidR="00CC2C0E" w:rsidRPr="004A1522" w:rsidRDefault="00CC2C0E" w:rsidP="00CC2C0E">
      <w:pPr>
        <w:pStyle w:val="Heading3"/>
        <w:rPr>
          <w:ins w:id="2123" w:author="Author" w:date="2026-07-05T14:06:00Z"/>
          <w:sz w:val="24"/>
          <w:szCs w:val="24"/>
          <w:rPrChange w:id="2124" w:author="Author" w:date="2026-07-05T14:07:00Z">
            <w:rPr>
              <w:ins w:id="2125" w:author="Author" w:date="2026-07-05T14:06:00Z"/>
            </w:rPr>
          </w:rPrChange>
        </w:rPr>
      </w:pPr>
      <w:ins w:id="2126" w:author="Author" w:date="2026-07-05T14:06:00Z">
        <w:r w:rsidRPr="004A1522">
          <w:rPr>
            <w:sz w:val="24"/>
            <w:szCs w:val="24"/>
            <w:rPrChange w:id="2127" w:author="Author" w:date="2026-07-05T14:07:00Z">
              <w:rPr/>
            </w:rPrChange>
          </w:rPr>
          <w:t>Factory Performance</w:t>
        </w:r>
      </w:ins>
    </w:p>
    <w:p w14:paraId="29E87DF5" w14:textId="77777777" w:rsidR="00CC2C0E" w:rsidRPr="004A1522" w:rsidRDefault="00CC2C0E" w:rsidP="00CC2C0E">
      <w:pPr>
        <w:pStyle w:val="NormalWeb"/>
        <w:rPr>
          <w:ins w:id="2128" w:author="Author" w:date="2026-07-05T14:06:00Z"/>
          <w:sz w:val="20"/>
          <w:szCs w:val="20"/>
          <w:rPrChange w:id="2129" w:author="Author" w:date="2026-07-05T14:06:00Z">
            <w:rPr>
              <w:ins w:id="2130" w:author="Author" w:date="2026-07-05T14:06:00Z"/>
            </w:rPr>
          </w:rPrChange>
        </w:rPr>
      </w:pPr>
      <w:ins w:id="2131" w:author="Author" w:date="2026-07-05T14:06:00Z">
        <w:r w:rsidRPr="004A1522">
          <w:rPr>
            <w:sz w:val="20"/>
            <w:szCs w:val="20"/>
            <w:rPrChange w:id="2132" w:author="Author" w:date="2026-07-05T14:06:00Z">
              <w:rPr/>
            </w:rPrChange>
          </w:rPr>
          <w:t>Factory-level analysis identified differences in manufacturing efficiency. Some factories consistently produce products with higher profit margins, while others require operational improvements to enhance financial performance.</w:t>
        </w:r>
      </w:ins>
    </w:p>
    <w:p w14:paraId="5734F678" w14:textId="77777777" w:rsidR="00CC2C0E" w:rsidRPr="004A1522" w:rsidRDefault="00CC2C0E" w:rsidP="00CC2C0E">
      <w:pPr>
        <w:pStyle w:val="NormalWeb"/>
        <w:rPr>
          <w:ins w:id="2133" w:author="Author" w:date="2026-07-05T14:06:00Z"/>
          <w:sz w:val="20"/>
          <w:szCs w:val="20"/>
          <w:rPrChange w:id="2134" w:author="Author" w:date="2026-07-05T14:06:00Z">
            <w:rPr>
              <w:ins w:id="2135" w:author="Author" w:date="2026-07-05T14:06:00Z"/>
            </w:rPr>
          </w:rPrChange>
        </w:rPr>
      </w:pPr>
      <w:ins w:id="2136" w:author="Author" w:date="2026-07-05T14:06:00Z">
        <w:r w:rsidRPr="004A1522">
          <w:rPr>
            <w:sz w:val="20"/>
            <w:szCs w:val="20"/>
            <w:rPrChange w:id="2137" w:author="Author" w:date="2026-07-05T14:06:00Z">
              <w:rPr/>
            </w:rPrChange>
          </w:rPr>
          <w:t>Overall, the analysis demonstrates that profitability cannot be evaluated solely through sales volume. Cost structure and operational efficiency play equally important roles in determining business success.</w:t>
        </w:r>
      </w:ins>
    </w:p>
    <w:p w14:paraId="4A351957" w14:textId="77777777" w:rsidR="00CC2C0E" w:rsidRPr="004A1522" w:rsidRDefault="00CC2C0E" w:rsidP="00F1302C">
      <w:pPr>
        <w:pStyle w:val="NormalWeb"/>
        <w:rPr>
          <w:ins w:id="2138" w:author="Author" w:date="2026-07-05T13:43:00Z"/>
          <w:sz w:val="20"/>
          <w:szCs w:val="20"/>
          <w:rPrChange w:id="2139" w:author="Author" w:date="2026-07-05T14:06:00Z">
            <w:rPr>
              <w:ins w:id="2140" w:author="Author" w:date="2026-07-05T13:43:00Z"/>
            </w:rPr>
          </w:rPrChange>
        </w:rPr>
      </w:pPr>
    </w:p>
    <w:p w14:paraId="2AC35E74" w14:textId="6A72970A" w:rsidR="00FB2810" w:rsidRPr="004A1522" w:rsidDel="00F1302C" w:rsidRDefault="001903FB" w:rsidP="00F1302C">
      <w:pPr>
        <w:pStyle w:val="BodyTextIndent"/>
        <w:rPr>
          <w:del w:id="2141" w:author="Author" w:date="2026-07-05T13:43:00Z"/>
          <w:rPrChange w:id="2142" w:author="Author" w:date="2026-07-05T14:06:00Z">
            <w:rPr>
              <w:del w:id="2143" w:author="Author" w:date="2026-07-05T13:43:00Z"/>
            </w:rPr>
          </w:rPrChange>
        </w:rPr>
      </w:pPr>
      <w:del w:id="2144" w:author="Author" w:date="2026-07-05T13:39:00Z">
        <w:r w:rsidRPr="004A1522" w:rsidDel="00F1302C">
          <w:rPr>
            <w:rPrChange w:id="2145" w:author="Author" w:date="2026-07-05T14:06:00Z">
              <w:rPr/>
            </w:rPrChange>
          </w:rPr>
          <w:delText>Figure axis</w:delText>
        </w:r>
        <w:r w:rsidRPr="004A1522" w:rsidDel="00F1302C">
          <w:rPr>
            <w:rPrChange w:id="2146" w:author="Author" w:date="2026-07-05T14:06:00Z">
              <w:rPr/>
            </w:rPrChange>
          </w:rPr>
          <w:delText xml:space="preserve"> labels are often a source of confusion. Try to use words rather than symbols. As an example, write the quantity “Time” or “Time, t” not just “t.” Put units in parentheses. Do not label axes only with units. In the </w:delText>
        </w:r>
      </w:del>
      <w:del w:id="2147" w:author="Author" w:date="2026-07-05T13:43:00Z">
        <w:r w:rsidRPr="004A1522" w:rsidDel="00F1302C">
          <w:rPr>
            <w:rPrChange w:id="2148" w:author="Author" w:date="2026-07-05T14:06:00Z">
              <w:rPr/>
            </w:rPrChange>
          </w:rPr>
          <w:delText>example, write “Magnetization (A/m)” or “</w:delText>
        </w:r>
        <w:r w:rsidRPr="004A1522" w:rsidDel="00F1302C">
          <w:rPr>
            <w:rPrChange w:id="2149" w:author="Author" w:date="2026-07-05T14:06:00Z">
              <w:rPr/>
            </w:rPrChange>
          </w:rPr>
          <w:delText xml:space="preserve">Magnetization (A </w:delText>
        </w:r>
        <w:r w:rsidRPr="004A1522" w:rsidDel="00F1302C">
          <w:rPr>
            <w:rPrChange w:id="2150" w:author="Author" w:date="2026-07-05T14:06:00Z">
              <w:rPr/>
            </w:rPrChange>
          </w:rPr>
          <w:sym w:font="Symbol" w:char="F0D7"/>
        </w:r>
        <w:r w:rsidRPr="004A1522" w:rsidDel="00F1302C">
          <w:rPr>
            <w:rPrChange w:id="2151" w:author="Author" w:date="2026-07-05T14:06:00Z">
              <w:rPr/>
            </w:rPrChange>
          </w:rPr>
          <w:delText xml:space="preserve"> m</w:delText>
        </w:r>
        <w:r w:rsidRPr="004A1522" w:rsidDel="00F1302C">
          <w:rPr>
            <w:vertAlign w:val="superscript"/>
            <w:rPrChange w:id="2152" w:author="Author" w:date="2026-07-05T14:06:00Z">
              <w:rPr>
                <w:vertAlign w:val="superscript"/>
              </w:rPr>
            </w:rPrChange>
          </w:rPr>
          <w:delText>-1</w:delText>
        </w:r>
        <w:r w:rsidRPr="004A1522" w:rsidDel="00F1302C">
          <w:rPr>
            <w:rPrChange w:id="2153" w:author="Author" w:date="2026-07-05T14:06:00Z">
              <w:rPr/>
            </w:rPrChange>
          </w:rPr>
          <w:delText>),” not just “A/m.” Do not label axes with a ratio of quantities and units. For example, write “Temperature (K),” not “Temperature/K.”</w:delText>
        </w:r>
      </w:del>
    </w:p>
    <w:p w14:paraId="37128D9D" w14:textId="67ED83E5" w:rsidR="00FB2810" w:rsidRPr="004A1522" w:rsidDel="00F1302C" w:rsidRDefault="001903FB" w:rsidP="00F1302C">
      <w:pPr>
        <w:pStyle w:val="BodyTextIndent"/>
        <w:rPr>
          <w:del w:id="2154" w:author="Author" w:date="2026-07-05T13:43:00Z"/>
          <w:rPrChange w:id="2155" w:author="Author" w:date="2026-07-05T14:06:00Z">
            <w:rPr>
              <w:del w:id="2156" w:author="Author" w:date="2026-07-05T13:43:00Z"/>
            </w:rPr>
          </w:rPrChange>
        </w:rPr>
      </w:pPr>
      <w:del w:id="2157" w:author="Author" w:date="2026-07-05T13:43:00Z">
        <w:r w:rsidRPr="004A1522" w:rsidDel="00F1302C">
          <w:rPr>
            <w:rPrChange w:id="2158" w:author="Author" w:date="2026-07-05T14:06:00Z">
              <w:rPr/>
            </w:rPrChange>
          </w:rPr>
          <w:delText>Table 1. Table type styles.</w:delText>
        </w:r>
      </w:del>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20"/>
        <w:gridCol w:w="2161"/>
        <w:gridCol w:w="990"/>
        <w:gridCol w:w="989"/>
      </w:tblGrid>
      <w:tr w:rsidR="00FB2810" w:rsidRPr="004A1522" w:rsidDel="00F1302C" w14:paraId="226A2C61" w14:textId="33250129" w:rsidTr="00CC2C0E">
        <w:trPr>
          <w:cantSplit/>
          <w:trHeight w:val="240"/>
          <w:tblHeader/>
          <w:jc w:val="center"/>
          <w:del w:id="2159" w:author="Author" w:date="2026-07-05T13:43:00Z"/>
        </w:trPr>
        <w:tc>
          <w:tcPr>
            <w:tcW w:w="720" w:type="dxa"/>
            <w:vMerge w:val="restart"/>
            <w:vAlign w:val="center"/>
          </w:tcPr>
          <w:p w14:paraId="5DCF80C6" w14:textId="3093C73A" w:rsidR="00FB2810" w:rsidRPr="004A1522" w:rsidDel="00F1302C" w:rsidRDefault="001903FB" w:rsidP="00F1302C">
            <w:pPr>
              <w:pStyle w:val="BodyTextIndent"/>
              <w:rPr>
                <w:del w:id="2160" w:author="Author" w:date="2026-07-05T13:43:00Z"/>
                <w:rPrChange w:id="2161" w:author="Author" w:date="2026-07-05T14:06:00Z">
                  <w:rPr>
                    <w:del w:id="2162" w:author="Author" w:date="2026-07-05T13:43:00Z"/>
                  </w:rPr>
                </w:rPrChange>
              </w:rPr>
            </w:pPr>
            <w:del w:id="2163" w:author="Author" w:date="2026-07-05T13:43:00Z">
              <w:r w:rsidRPr="004A1522" w:rsidDel="00F1302C">
                <w:rPr>
                  <w:rPrChange w:id="2164" w:author="Author" w:date="2026-07-05T14:06:00Z">
                    <w:rPr/>
                  </w:rPrChange>
                </w:rPr>
                <w:delText>Table Head</w:delText>
              </w:r>
            </w:del>
          </w:p>
        </w:tc>
        <w:tc>
          <w:tcPr>
            <w:tcW w:w="4140" w:type="dxa"/>
            <w:gridSpan w:val="3"/>
            <w:vAlign w:val="center"/>
          </w:tcPr>
          <w:p w14:paraId="7C8C035E" w14:textId="5B825C8A" w:rsidR="00FB2810" w:rsidRPr="004A1522" w:rsidDel="00F1302C" w:rsidRDefault="001903FB" w:rsidP="00F1302C">
            <w:pPr>
              <w:pStyle w:val="BodyTextIndent"/>
              <w:rPr>
                <w:del w:id="2165" w:author="Author" w:date="2026-07-05T13:43:00Z"/>
                <w:rPrChange w:id="2166" w:author="Author" w:date="2026-07-05T14:06:00Z">
                  <w:rPr>
                    <w:del w:id="2167" w:author="Author" w:date="2026-07-05T13:43:00Z"/>
                  </w:rPr>
                </w:rPrChange>
              </w:rPr>
            </w:pPr>
            <w:del w:id="2168" w:author="Author" w:date="2026-07-05T13:43:00Z">
              <w:r w:rsidRPr="004A1522" w:rsidDel="00F1302C">
                <w:rPr>
                  <w:rPrChange w:id="2169" w:author="Author" w:date="2026-07-05T14:06:00Z">
                    <w:rPr/>
                  </w:rPrChange>
                </w:rPr>
                <w:delText>Table Column Head</w:delText>
              </w:r>
            </w:del>
          </w:p>
        </w:tc>
      </w:tr>
      <w:tr w:rsidR="00FB2810" w:rsidRPr="004A1522" w:rsidDel="00F1302C" w14:paraId="40325248" w14:textId="7E914870" w:rsidTr="00CC2C0E">
        <w:trPr>
          <w:cantSplit/>
          <w:trHeight w:val="240"/>
          <w:tblHeader/>
          <w:jc w:val="center"/>
          <w:del w:id="2170" w:author="Author" w:date="2026-07-05T13:43:00Z"/>
        </w:trPr>
        <w:tc>
          <w:tcPr>
            <w:tcW w:w="720" w:type="dxa"/>
            <w:vMerge/>
          </w:tcPr>
          <w:p w14:paraId="5E354932" w14:textId="2DAA525E" w:rsidR="00FB2810" w:rsidRPr="004A1522" w:rsidDel="00F1302C" w:rsidRDefault="00FB2810" w:rsidP="00F1302C">
            <w:pPr>
              <w:pStyle w:val="BodyTextIndent"/>
              <w:rPr>
                <w:del w:id="2171" w:author="Author" w:date="2026-07-05T13:43:00Z"/>
                <w:rPrChange w:id="2172" w:author="Author" w:date="2026-07-05T14:06:00Z">
                  <w:rPr>
                    <w:del w:id="2173" w:author="Author" w:date="2026-07-05T13:43:00Z"/>
                    <w:sz w:val="16"/>
                    <w:szCs w:val="16"/>
                  </w:rPr>
                </w:rPrChange>
              </w:rPr>
            </w:pPr>
          </w:p>
        </w:tc>
        <w:tc>
          <w:tcPr>
            <w:tcW w:w="2161" w:type="dxa"/>
            <w:vAlign w:val="center"/>
          </w:tcPr>
          <w:p w14:paraId="3D45F9B3" w14:textId="3B32AB27" w:rsidR="00FB2810" w:rsidRPr="004A1522" w:rsidDel="00F1302C" w:rsidRDefault="001903FB" w:rsidP="00F1302C">
            <w:pPr>
              <w:pStyle w:val="BodyTextIndent"/>
              <w:rPr>
                <w:del w:id="2174" w:author="Author" w:date="2026-07-05T13:43:00Z"/>
                <w:rPrChange w:id="2175" w:author="Author" w:date="2026-07-05T14:06:00Z">
                  <w:rPr>
                    <w:del w:id="2176" w:author="Author" w:date="2026-07-05T13:43:00Z"/>
                  </w:rPr>
                </w:rPrChange>
              </w:rPr>
            </w:pPr>
            <w:del w:id="2177" w:author="Author" w:date="2026-07-05T13:43:00Z">
              <w:r w:rsidRPr="004A1522" w:rsidDel="00F1302C">
                <w:rPr>
                  <w:rPrChange w:id="2178" w:author="Author" w:date="2026-07-05T14:06:00Z">
                    <w:rPr/>
                  </w:rPrChange>
                </w:rPr>
                <w:delText>Table column subhead</w:delText>
              </w:r>
            </w:del>
          </w:p>
        </w:tc>
        <w:tc>
          <w:tcPr>
            <w:tcW w:w="990" w:type="dxa"/>
            <w:vAlign w:val="center"/>
          </w:tcPr>
          <w:p w14:paraId="40892F81" w14:textId="2C48AE0F" w:rsidR="00FB2810" w:rsidRPr="004A1522" w:rsidDel="00F1302C" w:rsidRDefault="001903FB" w:rsidP="00F1302C">
            <w:pPr>
              <w:pStyle w:val="BodyTextIndent"/>
              <w:rPr>
                <w:del w:id="2179" w:author="Author" w:date="2026-07-05T13:43:00Z"/>
                <w:rPrChange w:id="2180" w:author="Author" w:date="2026-07-05T14:06:00Z">
                  <w:rPr>
                    <w:del w:id="2181" w:author="Author" w:date="2026-07-05T13:43:00Z"/>
                  </w:rPr>
                </w:rPrChange>
              </w:rPr>
            </w:pPr>
            <w:del w:id="2182" w:author="Author" w:date="2026-07-05T13:43:00Z">
              <w:r w:rsidRPr="004A1522" w:rsidDel="00F1302C">
                <w:rPr>
                  <w:rPrChange w:id="2183" w:author="Author" w:date="2026-07-05T14:06:00Z">
                    <w:rPr/>
                  </w:rPrChange>
                </w:rPr>
                <w:delText>Subhead</w:delText>
              </w:r>
            </w:del>
          </w:p>
        </w:tc>
        <w:tc>
          <w:tcPr>
            <w:tcW w:w="989" w:type="dxa"/>
            <w:vAlign w:val="center"/>
          </w:tcPr>
          <w:p w14:paraId="69F03BC8" w14:textId="6B88EA4C" w:rsidR="00FB2810" w:rsidRPr="004A1522" w:rsidDel="00F1302C" w:rsidRDefault="001903FB" w:rsidP="00F1302C">
            <w:pPr>
              <w:pStyle w:val="BodyTextIndent"/>
              <w:rPr>
                <w:del w:id="2184" w:author="Author" w:date="2026-07-05T13:43:00Z"/>
                <w:rPrChange w:id="2185" w:author="Author" w:date="2026-07-05T14:06:00Z">
                  <w:rPr>
                    <w:del w:id="2186" w:author="Author" w:date="2026-07-05T13:43:00Z"/>
                  </w:rPr>
                </w:rPrChange>
              </w:rPr>
            </w:pPr>
            <w:del w:id="2187" w:author="Author" w:date="2026-07-05T13:43:00Z">
              <w:r w:rsidRPr="004A1522" w:rsidDel="00F1302C">
                <w:rPr>
                  <w:rPrChange w:id="2188" w:author="Author" w:date="2026-07-05T14:06:00Z">
                    <w:rPr/>
                  </w:rPrChange>
                </w:rPr>
                <w:delText>Subhead</w:delText>
              </w:r>
            </w:del>
          </w:p>
        </w:tc>
      </w:tr>
      <w:tr w:rsidR="00FB2810" w:rsidRPr="004A1522" w:rsidDel="00F1302C" w14:paraId="50C8669F" w14:textId="14095A91" w:rsidTr="00CC2C0E">
        <w:trPr>
          <w:trHeight w:val="320"/>
          <w:jc w:val="center"/>
          <w:del w:id="2189" w:author="Author" w:date="2026-07-05T13:43:00Z"/>
        </w:trPr>
        <w:tc>
          <w:tcPr>
            <w:tcW w:w="720" w:type="dxa"/>
            <w:vAlign w:val="center"/>
          </w:tcPr>
          <w:p w14:paraId="658B59D6" w14:textId="3888C7FE" w:rsidR="00FB2810" w:rsidRPr="004A1522" w:rsidDel="00F1302C" w:rsidRDefault="001903FB" w:rsidP="00F1302C">
            <w:pPr>
              <w:pStyle w:val="BodyTextIndent"/>
              <w:rPr>
                <w:del w:id="2190" w:author="Author" w:date="2026-07-05T13:43:00Z"/>
                <w:rPrChange w:id="2191" w:author="Author" w:date="2026-07-05T14:06:00Z">
                  <w:rPr>
                    <w:del w:id="2192" w:author="Author" w:date="2026-07-05T13:43:00Z"/>
                    <w:sz w:val="8"/>
                    <w:szCs w:val="8"/>
                  </w:rPr>
                </w:rPrChange>
              </w:rPr>
            </w:pPr>
            <w:del w:id="2193" w:author="Author" w:date="2026-07-05T13:43:00Z">
              <w:r w:rsidRPr="004A1522" w:rsidDel="00F1302C">
                <w:rPr>
                  <w:rPrChange w:id="2194" w:author="Author" w:date="2026-07-05T14:06:00Z">
                    <w:rPr/>
                  </w:rPrChange>
                </w:rPr>
                <w:delText>Table copy</w:delText>
              </w:r>
            </w:del>
          </w:p>
        </w:tc>
        <w:tc>
          <w:tcPr>
            <w:tcW w:w="2161" w:type="dxa"/>
            <w:vAlign w:val="center"/>
          </w:tcPr>
          <w:p w14:paraId="2E026419" w14:textId="62480EF5" w:rsidR="00FB2810" w:rsidRPr="004A1522" w:rsidDel="00F1302C" w:rsidRDefault="001903FB" w:rsidP="00F1302C">
            <w:pPr>
              <w:pStyle w:val="BodyTextIndent"/>
              <w:rPr>
                <w:del w:id="2195" w:author="Author" w:date="2026-07-05T13:43:00Z"/>
                <w:rPrChange w:id="2196" w:author="Author" w:date="2026-07-05T14:06:00Z">
                  <w:rPr>
                    <w:del w:id="2197" w:author="Author" w:date="2026-07-05T13:43:00Z"/>
                  </w:rPr>
                </w:rPrChange>
              </w:rPr>
            </w:pPr>
            <w:del w:id="2198" w:author="Author" w:date="2026-07-05T13:43:00Z">
              <w:r w:rsidRPr="004A1522" w:rsidDel="00F1302C">
                <w:rPr>
                  <w:rPrChange w:id="2199" w:author="Author" w:date="2026-07-05T14:06:00Z">
                    <w:rPr/>
                  </w:rPrChange>
                </w:rPr>
                <w:delText>More table copy</w:delText>
              </w:r>
            </w:del>
          </w:p>
        </w:tc>
        <w:tc>
          <w:tcPr>
            <w:tcW w:w="990" w:type="dxa"/>
            <w:vAlign w:val="center"/>
          </w:tcPr>
          <w:p w14:paraId="2CC6E880" w14:textId="0172AAE5" w:rsidR="00FB2810" w:rsidRPr="004A1522" w:rsidDel="00F1302C" w:rsidRDefault="00FB2810" w:rsidP="00F1302C">
            <w:pPr>
              <w:pStyle w:val="BodyTextIndent"/>
              <w:rPr>
                <w:del w:id="2200" w:author="Author" w:date="2026-07-05T13:43:00Z"/>
                <w:rPrChange w:id="2201" w:author="Author" w:date="2026-07-05T14:06:00Z">
                  <w:rPr>
                    <w:del w:id="2202" w:author="Author" w:date="2026-07-05T13:43:00Z"/>
                    <w:sz w:val="16"/>
                    <w:szCs w:val="16"/>
                  </w:rPr>
                </w:rPrChange>
              </w:rPr>
            </w:pPr>
          </w:p>
        </w:tc>
        <w:tc>
          <w:tcPr>
            <w:tcW w:w="989" w:type="dxa"/>
            <w:vAlign w:val="center"/>
          </w:tcPr>
          <w:p w14:paraId="65D25309" w14:textId="2712B729" w:rsidR="00FB2810" w:rsidRPr="004A1522" w:rsidDel="00F1302C" w:rsidRDefault="00FB2810" w:rsidP="00F1302C">
            <w:pPr>
              <w:pStyle w:val="BodyTextIndent"/>
              <w:rPr>
                <w:del w:id="2203" w:author="Author" w:date="2026-07-05T13:43:00Z"/>
                <w:rPrChange w:id="2204" w:author="Author" w:date="2026-07-05T14:06:00Z">
                  <w:rPr>
                    <w:del w:id="2205" w:author="Author" w:date="2026-07-05T13:43:00Z"/>
                    <w:sz w:val="16"/>
                    <w:szCs w:val="16"/>
                  </w:rPr>
                </w:rPrChange>
              </w:rPr>
            </w:pPr>
          </w:p>
        </w:tc>
      </w:tr>
    </w:tbl>
    <w:p w14:paraId="7A1651C4" w14:textId="77777777" w:rsidR="00CC2C0E" w:rsidRPr="004A1522" w:rsidRDefault="00CC2C0E" w:rsidP="00CC2C0E">
      <w:pPr>
        <w:pStyle w:val="Heading1"/>
        <w:rPr>
          <w:ins w:id="2206" w:author="Author" w:date="2026-07-05T14:08:00Z"/>
          <w:b/>
          <w:bCs/>
          <w:sz w:val="28"/>
          <w:szCs w:val="28"/>
          <w:lang w:val="en-GB" w:eastAsia="en-GB"/>
          <w:rPrChange w:id="2207" w:author="Author" w:date="2026-07-05T14:08:00Z">
            <w:rPr>
              <w:ins w:id="2208" w:author="Author" w:date="2026-07-05T14:08:00Z"/>
              <w:lang w:val="en-GB" w:eastAsia="en-GB"/>
            </w:rPr>
          </w:rPrChange>
        </w:rPr>
      </w:pPr>
      <w:ins w:id="2209" w:author="Author" w:date="2026-07-05T14:08:00Z">
        <w:r w:rsidRPr="004A1522">
          <w:rPr>
            <w:b/>
            <w:bCs/>
            <w:sz w:val="28"/>
            <w:szCs w:val="28"/>
            <w:rPrChange w:id="2210" w:author="Author" w:date="2026-07-05T14:08:00Z">
              <w:rPr/>
            </w:rPrChange>
          </w:rPr>
          <w:t>Business Recommendations</w:t>
        </w:r>
      </w:ins>
    </w:p>
    <w:p w14:paraId="454BC942" w14:textId="77777777" w:rsidR="00CC2C0E" w:rsidRPr="004A1522" w:rsidRDefault="00CC2C0E" w:rsidP="00CC2C0E">
      <w:pPr>
        <w:pStyle w:val="NormalWeb"/>
        <w:rPr>
          <w:ins w:id="2211" w:author="Author" w:date="2026-07-05T14:08:00Z"/>
          <w:sz w:val="20"/>
          <w:szCs w:val="20"/>
          <w:rPrChange w:id="2212" w:author="Author" w:date="2026-07-05T14:09:00Z">
            <w:rPr>
              <w:ins w:id="2213" w:author="Author" w:date="2026-07-05T14:08:00Z"/>
            </w:rPr>
          </w:rPrChange>
        </w:rPr>
      </w:pPr>
      <w:ins w:id="2214" w:author="Author" w:date="2026-07-05T14:08:00Z">
        <w:r w:rsidRPr="004A1522">
          <w:rPr>
            <w:sz w:val="20"/>
            <w:szCs w:val="20"/>
            <w:rPrChange w:id="2215" w:author="Author" w:date="2026-07-05T14:09:00Z">
              <w:rPr/>
            </w:rPrChange>
          </w:rPr>
          <w:t>Based on the analytical results, the following recommendations are proposed:</w:t>
        </w:r>
      </w:ins>
    </w:p>
    <w:p w14:paraId="0774C8F7" w14:textId="77777777" w:rsidR="00CC2C0E" w:rsidRPr="004A1522" w:rsidRDefault="00CC2C0E" w:rsidP="00CC2C0E">
      <w:pPr>
        <w:numPr>
          <w:ilvl w:val="0"/>
          <w:numId w:val="29"/>
        </w:numPr>
        <w:spacing w:before="100" w:beforeAutospacing="1" w:after="100" w:afterAutospacing="1"/>
        <w:rPr>
          <w:ins w:id="2216" w:author="Author" w:date="2026-07-05T14:08:00Z"/>
          <w:sz w:val="22"/>
          <w:szCs w:val="22"/>
          <w:rPrChange w:id="2217" w:author="Author" w:date="2026-07-05T14:09:00Z">
            <w:rPr>
              <w:ins w:id="2218" w:author="Author" w:date="2026-07-05T14:08:00Z"/>
            </w:rPr>
          </w:rPrChange>
        </w:rPr>
      </w:pPr>
      <w:ins w:id="2219" w:author="Author" w:date="2026-07-05T14:08:00Z">
        <w:r w:rsidRPr="004A1522">
          <w:rPr>
            <w:sz w:val="22"/>
            <w:szCs w:val="22"/>
            <w:rPrChange w:id="2220" w:author="Author" w:date="2026-07-05T14:09:00Z">
              <w:rPr/>
            </w:rPrChange>
          </w:rPr>
          <w:t xml:space="preserve">Increase investment in high-profit products. </w:t>
        </w:r>
      </w:ins>
    </w:p>
    <w:p w14:paraId="264E52FF" w14:textId="77777777" w:rsidR="00CC2C0E" w:rsidRPr="004A1522" w:rsidRDefault="00CC2C0E" w:rsidP="00CC2C0E">
      <w:pPr>
        <w:numPr>
          <w:ilvl w:val="0"/>
          <w:numId w:val="29"/>
        </w:numPr>
        <w:spacing w:before="100" w:beforeAutospacing="1" w:after="100" w:afterAutospacing="1"/>
        <w:rPr>
          <w:ins w:id="2221" w:author="Author" w:date="2026-07-05T14:08:00Z"/>
          <w:sz w:val="22"/>
          <w:szCs w:val="22"/>
          <w:rPrChange w:id="2222" w:author="Author" w:date="2026-07-05T14:09:00Z">
            <w:rPr>
              <w:ins w:id="2223" w:author="Author" w:date="2026-07-05T14:08:00Z"/>
            </w:rPr>
          </w:rPrChange>
        </w:rPr>
      </w:pPr>
      <w:ins w:id="2224" w:author="Author" w:date="2026-07-05T14:08:00Z">
        <w:r w:rsidRPr="004A1522">
          <w:rPr>
            <w:sz w:val="22"/>
            <w:szCs w:val="22"/>
            <w:rPrChange w:id="2225" w:author="Author" w:date="2026-07-05T14:09:00Z">
              <w:rPr/>
            </w:rPrChange>
          </w:rPr>
          <w:t xml:space="preserve">Improve pricing strategies for low-margin products. </w:t>
        </w:r>
      </w:ins>
    </w:p>
    <w:p w14:paraId="25D2BB02" w14:textId="77777777" w:rsidR="00CC2C0E" w:rsidRPr="004A1522" w:rsidRDefault="00CC2C0E" w:rsidP="00CC2C0E">
      <w:pPr>
        <w:numPr>
          <w:ilvl w:val="0"/>
          <w:numId w:val="29"/>
        </w:numPr>
        <w:spacing w:before="100" w:beforeAutospacing="1" w:after="100" w:afterAutospacing="1"/>
        <w:rPr>
          <w:ins w:id="2226" w:author="Author" w:date="2026-07-05T14:08:00Z"/>
          <w:sz w:val="22"/>
          <w:szCs w:val="22"/>
          <w:rPrChange w:id="2227" w:author="Author" w:date="2026-07-05T14:09:00Z">
            <w:rPr>
              <w:ins w:id="2228" w:author="Author" w:date="2026-07-05T14:08:00Z"/>
            </w:rPr>
          </w:rPrChange>
        </w:rPr>
      </w:pPr>
      <w:ins w:id="2229" w:author="Author" w:date="2026-07-05T14:08:00Z">
        <w:r w:rsidRPr="004A1522">
          <w:rPr>
            <w:sz w:val="22"/>
            <w:szCs w:val="22"/>
            <w:rPrChange w:id="2230" w:author="Author" w:date="2026-07-05T14:09:00Z">
              <w:rPr/>
            </w:rPrChange>
          </w:rPr>
          <w:t xml:space="preserve">Expand distribution in high-performing regions. </w:t>
        </w:r>
      </w:ins>
    </w:p>
    <w:p w14:paraId="205D0250" w14:textId="77777777" w:rsidR="00CC2C0E" w:rsidRPr="004A1522" w:rsidRDefault="00CC2C0E" w:rsidP="00CC2C0E">
      <w:pPr>
        <w:numPr>
          <w:ilvl w:val="0"/>
          <w:numId w:val="29"/>
        </w:numPr>
        <w:spacing w:before="100" w:beforeAutospacing="1" w:after="100" w:afterAutospacing="1"/>
        <w:rPr>
          <w:ins w:id="2231" w:author="Author" w:date="2026-07-05T14:08:00Z"/>
          <w:sz w:val="22"/>
          <w:szCs w:val="22"/>
          <w:rPrChange w:id="2232" w:author="Author" w:date="2026-07-05T14:09:00Z">
            <w:rPr>
              <w:ins w:id="2233" w:author="Author" w:date="2026-07-05T14:08:00Z"/>
            </w:rPr>
          </w:rPrChange>
        </w:rPr>
      </w:pPr>
      <w:ins w:id="2234" w:author="Author" w:date="2026-07-05T14:08:00Z">
        <w:r w:rsidRPr="004A1522">
          <w:rPr>
            <w:sz w:val="22"/>
            <w:szCs w:val="22"/>
            <w:rPrChange w:id="2235" w:author="Author" w:date="2026-07-05T14:09:00Z">
              <w:rPr/>
            </w:rPrChange>
          </w:rPr>
          <w:t xml:space="preserve">Optimize manufacturing costs for inefficient factories. </w:t>
        </w:r>
      </w:ins>
    </w:p>
    <w:p w14:paraId="2B2E6E96" w14:textId="77777777" w:rsidR="00CC2C0E" w:rsidRPr="004A1522" w:rsidRDefault="00CC2C0E" w:rsidP="00CC2C0E">
      <w:pPr>
        <w:numPr>
          <w:ilvl w:val="0"/>
          <w:numId w:val="29"/>
        </w:numPr>
        <w:spacing w:before="100" w:beforeAutospacing="1" w:after="100" w:afterAutospacing="1"/>
        <w:rPr>
          <w:ins w:id="2236" w:author="Author" w:date="2026-07-05T14:08:00Z"/>
          <w:sz w:val="22"/>
          <w:szCs w:val="22"/>
          <w:rPrChange w:id="2237" w:author="Author" w:date="2026-07-05T14:09:00Z">
            <w:rPr>
              <w:ins w:id="2238" w:author="Author" w:date="2026-07-05T14:08:00Z"/>
            </w:rPr>
          </w:rPrChange>
        </w:rPr>
      </w:pPr>
      <w:ins w:id="2239" w:author="Author" w:date="2026-07-05T14:08:00Z">
        <w:r w:rsidRPr="004A1522">
          <w:rPr>
            <w:sz w:val="22"/>
            <w:szCs w:val="22"/>
            <w:rPrChange w:id="2240" w:author="Author" w:date="2026-07-05T14:09:00Z">
              <w:rPr/>
            </w:rPrChange>
          </w:rPr>
          <w:t xml:space="preserve">Monitor division performance using interactive dashboards. </w:t>
        </w:r>
      </w:ins>
    </w:p>
    <w:p w14:paraId="2F553AD3" w14:textId="77777777" w:rsidR="00CC2C0E" w:rsidRPr="004A1522" w:rsidRDefault="00CC2C0E" w:rsidP="00CC2C0E">
      <w:pPr>
        <w:numPr>
          <w:ilvl w:val="0"/>
          <w:numId w:val="29"/>
        </w:numPr>
        <w:spacing w:before="100" w:beforeAutospacing="1" w:after="100" w:afterAutospacing="1"/>
        <w:rPr>
          <w:ins w:id="2241" w:author="Author" w:date="2026-07-05T14:08:00Z"/>
          <w:sz w:val="22"/>
          <w:szCs w:val="22"/>
          <w:rPrChange w:id="2242" w:author="Author" w:date="2026-07-05T14:09:00Z">
            <w:rPr>
              <w:ins w:id="2243" w:author="Author" w:date="2026-07-05T14:08:00Z"/>
            </w:rPr>
          </w:rPrChange>
        </w:rPr>
      </w:pPr>
      <w:ins w:id="2244" w:author="Author" w:date="2026-07-05T14:08:00Z">
        <w:r w:rsidRPr="004A1522">
          <w:rPr>
            <w:sz w:val="22"/>
            <w:szCs w:val="22"/>
            <w:rPrChange w:id="2245" w:author="Author" w:date="2026-07-05T14:09:00Z">
              <w:rPr/>
            </w:rPrChange>
          </w:rPr>
          <w:t>Regularly perform profitability analysis for strategic planning.</w:t>
        </w:r>
      </w:ins>
    </w:p>
    <w:p w14:paraId="413324BC" w14:textId="77777777" w:rsidR="00CC2C0E" w:rsidRPr="005223C3" w:rsidRDefault="00CC2C0E" w:rsidP="004A1522">
      <w:pPr>
        <w:pStyle w:val="Heading2"/>
        <w:jc w:val="center"/>
        <w:rPr>
          <w:ins w:id="2246" w:author="Author" w:date="2026-07-05T14:10:00Z"/>
          <w:rFonts w:eastAsia="Times New Roman"/>
          <w:b/>
          <w:bCs/>
          <w:sz w:val="32"/>
          <w:szCs w:val="32"/>
        </w:rPr>
        <w:pPrChange w:id="2247" w:author="Author" w:date="2026-07-05T14:10:00Z">
          <w:pPr>
            <w:pStyle w:val="Heading2"/>
          </w:pPr>
        </w:pPrChange>
      </w:pPr>
      <w:ins w:id="2248" w:author="Author" w:date="2026-07-05T14:10:00Z">
        <w:r w:rsidRPr="005223C3">
          <w:rPr>
            <w:b/>
            <w:bCs/>
            <w:sz w:val="32"/>
            <w:szCs w:val="32"/>
          </w:rPr>
          <w:t>Conclusion</w:t>
        </w:r>
      </w:ins>
    </w:p>
    <w:p w14:paraId="6215053B" w14:textId="77777777" w:rsidR="00CC2C0E" w:rsidRPr="004A1522" w:rsidRDefault="00CC2C0E" w:rsidP="00CC2C0E">
      <w:pPr>
        <w:pStyle w:val="NormalWeb"/>
        <w:rPr>
          <w:ins w:id="2249" w:author="Author" w:date="2026-07-05T14:10:00Z"/>
          <w:sz w:val="20"/>
          <w:szCs w:val="20"/>
          <w:rPrChange w:id="2250" w:author="Author" w:date="2026-07-05T14:10:00Z">
            <w:rPr>
              <w:ins w:id="2251" w:author="Author" w:date="2026-07-05T14:10:00Z"/>
            </w:rPr>
          </w:rPrChange>
        </w:rPr>
      </w:pPr>
      <w:ins w:id="2252" w:author="Author" w:date="2026-07-05T14:10:00Z">
        <w:r w:rsidRPr="004A1522">
          <w:rPr>
            <w:sz w:val="20"/>
            <w:szCs w:val="20"/>
            <w:rPrChange w:id="2253" w:author="Author" w:date="2026-07-05T14:10:00Z">
              <w:rPr/>
            </w:rPrChange>
          </w:rPr>
          <w:t>The</w:t>
        </w:r>
        <w:r>
          <w:t xml:space="preserve"> </w:t>
        </w:r>
        <w:r w:rsidRPr="004A1522">
          <w:rPr>
            <w:rStyle w:val="Strong"/>
            <w:rFonts w:eastAsiaTheme="majorEastAsia"/>
            <w:sz w:val="22"/>
            <w:szCs w:val="22"/>
            <w:rPrChange w:id="2254" w:author="Author" w:date="2026-07-05T14:10:00Z">
              <w:rPr>
                <w:rStyle w:val="Strong"/>
                <w:rFonts w:eastAsiaTheme="majorEastAsia"/>
              </w:rPr>
            </w:rPrChange>
          </w:rPr>
          <w:t>Product Line Profitability and Margin Performance Analysis for Nassau Candy Distributor</w:t>
        </w:r>
        <w:r>
          <w:t xml:space="preserve"> </w:t>
        </w:r>
        <w:r w:rsidRPr="004A1522">
          <w:rPr>
            <w:sz w:val="20"/>
            <w:szCs w:val="20"/>
            <w:rPrChange w:id="2255" w:author="Author" w:date="2026-07-05T14:10:00Z">
              <w:rPr/>
            </w:rPrChange>
          </w:rPr>
          <w:t>successfully transformed raw transactional sales data into meaningful business intelligence through data analytics and visualization techniques.</w:t>
        </w:r>
      </w:ins>
    </w:p>
    <w:p w14:paraId="5B768678" w14:textId="77777777" w:rsidR="00CC2C0E" w:rsidRPr="004A1522" w:rsidRDefault="00CC2C0E" w:rsidP="00CC2C0E">
      <w:pPr>
        <w:pStyle w:val="NormalWeb"/>
        <w:rPr>
          <w:ins w:id="2256" w:author="Author" w:date="2026-07-05T14:10:00Z"/>
          <w:sz w:val="20"/>
          <w:szCs w:val="20"/>
          <w:rPrChange w:id="2257" w:author="Author" w:date="2026-07-05T14:10:00Z">
            <w:rPr>
              <w:ins w:id="2258" w:author="Author" w:date="2026-07-05T14:10:00Z"/>
            </w:rPr>
          </w:rPrChange>
        </w:rPr>
      </w:pPr>
      <w:ins w:id="2259" w:author="Author" w:date="2026-07-05T14:10:00Z">
        <w:r w:rsidRPr="004A1522">
          <w:rPr>
            <w:sz w:val="20"/>
            <w:szCs w:val="20"/>
            <w:rPrChange w:id="2260" w:author="Author" w:date="2026-07-05T14:10:00Z">
              <w:rPr/>
            </w:rPrChange>
          </w:rPr>
          <w:t>The project demonstrated that revenue alone is not an adequate measure of business performance. By evaluating gross profit, gross margin, cost structure, and profit contribution, a more comprehensive understanding of product and division performance was achieved.</w:t>
        </w:r>
      </w:ins>
    </w:p>
    <w:p w14:paraId="6D1181DB" w14:textId="77777777" w:rsidR="00CC2C0E" w:rsidRPr="004A1522" w:rsidRDefault="00CC2C0E" w:rsidP="00CC2C0E">
      <w:pPr>
        <w:pStyle w:val="NormalWeb"/>
        <w:rPr>
          <w:ins w:id="2261" w:author="Author" w:date="2026-07-05T14:10:00Z"/>
          <w:sz w:val="20"/>
          <w:szCs w:val="20"/>
          <w:rPrChange w:id="2262" w:author="Author" w:date="2026-07-05T14:10:00Z">
            <w:rPr>
              <w:ins w:id="2263" w:author="Author" w:date="2026-07-05T14:10:00Z"/>
            </w:rPr>
          </w:rPrChange>
        </w:rPr>
      </w:pPr>
      <w:ins w:id="2264" w:author="Author" w:date="2026-07-05T14:10:00Z">
        <w:r w:rsidRPr="004A1522">
          <w:rPr>
            <w:sz w:val="20"/>
            <w:szCs w:val="20"/>
            <w:rPrChange w:id="2265" w:author="Author" w:date="2026-07-05T14:10:00Z">
              <w:rPr/>
            </w:rPrChange>
          </w:rPr>
          <w:t>The analysis identified high-performing products, profitable divisions, cost-intensive product lines, regional sales variations, and differences in factory efficiency. These insights provide valuable guidance for pricing strategies, inventory management, manufacturing optimization, and business planning.</w:t>
        </w:r>
      </w:ins>
    </w:p>
    <w:p w14:paraId="53AFADB6" w14:textId="77777777" w:rsidR="00CC2C0E" w:rsidRPr="004A1522" w:rsidRDefault="00CC2C0E" w:rsidP="00CC2C0E">
      <w:pPr>
        <w:pStyle w:val="NormalWeb"/>
        <w:rPr>
          <w:ins w:id="2266" w:author="Author" w:date="2026-07-05T14:10:00Z"/>
          <w:sz w:val="20"/>
          <w:szCs w:val="20"/>
          <w:rPrChange w:id="2267" w:author="Author" w:date="2026-07-05T14:10:00Z">
            <w:rPr>
              <w:ins w:id="2268" w:author="Author" w:date="2026-07-05T14:10:00Z"/>
            </w:rPr>
          </w:rPrChange>
        </w:rPr>
      </w:pPr>
      <w:ins w:id="2269" w:author="Author" w:date="2026-07-05T14:10:00Z">
        <w:r w:rsidRPr="004A1522">
          <w:rPr>
            <w:sz w:val="20"/>
            <w:szCs w:val="20"/>
            <w:rPrChange w:id="2270" w:author="Author" w:date="2026-07-05T14:10:00Z">
              <w:rPr/>
            </w:rPrChange>
          </w:rPr>
          <w:lastRenderedPageBreak/>
          <w:t>An interactive Streamlit dashboard was developed to enable stakeholders to monitor profitability metrics and business performance through intuitive visualizations and filtering capabilities. The dashboard simplifies complex analytical information and supports faster, data-driven decision-making.</w:t>
        </w:r>
      </w:ins>
    </w:p>
    <w:p w14:paraId="60C25EA4" w14:textId="77777777" w:rsidR="00CC2C0E" w:rsidRDefault="00CC2C0E" w:rsidP="00CC2C0E">
      <w:pPr>
        <w:pStyle w:val="NormalWeb"/>
        <w:rPr>
          <w:ins w:id="2271" w:author="Author" w:date="2026-07-05T14:11:00Z"/>
          <w:sz w:val="20"/>
          <w:szCs w:val="20"/>
        </w:rPr>
      </w:pPr>
      <w:ins w:id="2272" w:author="Author" w:date="2026-07-05T14:10:00Z">
        <w:r w:rsidRPr="004A1522">
          <w:rPr>
            <w:sz w:val="20"/>
            <w:szCs w:val="20"/>
            <w:rPrChange w:id="2273" w:author="Author" w:date="2026-07-05T14:10:00Z">
              <w:rPr/>
            </w:rPrChange>
          </w:rPr>
          <w:t xml:space="preserve">Overall, this project demonstrates how modern data analytics can improve operational efficiency, optimize </w:t>
        </w:r>
      </w:ins>
    </w:p>
    <w:p w14:paraId="15A80266" w14:textId="0B128699" w:rsidR="00CC2C0E" w:rsidRPr="004A1522" w:rsidRDefault="00CC2C0E" w:rsidP="00CC2C0E">
      <w:pPr>
        <w:pStyle w:val="NormalWeb"/>
        <w:rPr>
          <w:ins w:id="2274" w:author="Author" w:date="2026-07-05T14:10:00Z"/>
          <w:sz w:val="20"/>
          <w:szCs w:val="20"/>
          <w:rPrChange w:id="2275" w:author="Author" w:date="2026-07-05T14:10:00Z">
            <w:rPr>
              <w:ins w:id="2276" w:author="Author" w:date="2026-07-05T14:10:00Z"/>
            </w:rPr>
          </w:rPrChange>
        </w:rPr>
      </w:pPr>
      <w:ins w:id="2277" w:author="Author" w:date="2026-07-05T14:10:00Z">
        <w:r w:rsidRPr="004A1522">
          <w:rPr>
            <w:sz w:val="20"/>
            <w:szCs w:val="20"/>
            <w:rPrChange w:id="2278" w:author="Author" w:date="2026-07-05T14:10:00Z">
              <w:rPr/>
            </w:rPrChange>
          </w:rPr>
          <w:t>product portfolios, and enhance organizational profitability. By adopting a data-driven approach, Nassau Candy Distributor can strengthen its competitive position, improve financial performance, and support sustainable business growth.</w:t>
        </w:r>
      </w:ins>
    </w:p>
    <w:p w14:paraId="2C593003" w14:textId="18003103" w:rsidR="00FB2810" w:rsidDel="004B39FD" w:rsidRDefault="00FB2810" w:rsidP="00F1302C">
      <w:pPr>
        <w:pStyle w:val="BodyTextIndent"/>
        <w:rPr>
          <w:del w:id="2279" w:author="Author" w:date="2026-07-05T13:43:00Z"/>
        </w:rPr>
      </w:pPr>
    </w:p>
    <w:p w14:paraId="6F8D2013" w14:textId="77777777" w:rsidR="004B39FD" w:rsidRPr="005223C3" w:rsidRDefault="004B39FD" w:rsidP="004B39FD">
      <w:pPr>
        <w:pStyle w:val="Heading2"/>
        <w:rPr>
          <w:ins w:id="2280" w:author="Author" w:date="2026-07-05T14:14:00Z"/>
          <w:rFonts w:eastAsia="Times New Roman"/>
          <w:b/>
          <w:bCs/>
          <w:sz w:val="32"/>
          <w:szCs w:val="32"/>
        </w:rPr>
      </w:pPr>
      <w:ins w:id="2281" w:author="Author" w:date="2026-07-05T14:14:00Z">
        <w:r w:rsidRPr="005223C3">
          <w:rPr>
            <w:b/>
            <w:bCs/>
            <w:sz w:val="32"/>
            <w:szCs w:val="32"/>
          </w:rPr>
          <w:t>Future Scope</w:t>
        </w:r>
      </w:ins>
    </w:p>
    <w:p w14:paraId="1414786F" w14:textId="77777777" w:rsidR="004B39FD" w:rsidRPr="004A1522" w:rsidRDefault="004B39FD" w:rsidP="004B39FD">
      <w:pPr>
        <w:pStyle w:val="NormalWeb"/>
        <w:rPr>
          <w:ins w:id="2282" w:author="Author" w:date="2026-07-05T14:14:00Z"/>
          <w:sz w:val="20"/>
          <w:szCs w:val="20"/>
          <w:rPrChange w:id="2283" w:author="Author" w:date="2026-07-05T14:15:00Z">
            <w:rPr>
              <w:ins w:id="2284" w:author="Author" w:date="2026-07-05T14:14:00Z"/>
            </w:rPr>
          </w:rPrChange>
        </w:rPr>
      </w:pPr>
      <w:ins w:id="2285" w:author="Author" w:date="2026-07-05T14:14:00Z">
        <w:r w:rsidRPr="004A1522">
          <w:rPr>
            <w:sz w:val="20"/>
            <w:szCs w:val="20"/>
            <w:rPrChange w:id="2286" w:author="Author" w:date="2026-07-05T14:15:00Z">
              <w:rPr/>
            </w:rPrChange>
          </w:rPr>
          <w:t>The current project provides a comprehensive analysis of product profitability, division performance, regional sales, and factory efficiency using historical transaction data. While the developed analytical framework offers valuable business insights, several enhancements can further improve the effectiveness of the system and support more advanced decision-making.</w:t>
        </w:r>
      </w:ins>
    </w:p>
    <w:p w14:paraId="705CF3CB" w14:textId="0CF58E34" w:rsidR="004B39FD" w:rsidRPr="004A1522" w:rsidRDefault="004B39FD" w:rsidP="004B39FD">
      <w:pPr>
        <w:pStyle w:val="Heading3"/>
        <w:rPr>
          <w:ins w:id="2287" w:author="Author" w:date="2026-07-05T14:14:00Z"/>
          <w:sz w:val="24"/>
          <w:szCs w:val="24"/>
          <w:rPrChange w:id="2288" w:author="Author" w:date="2026-07-05T14:16:00Z">
            <w:rPr>
              <w:ins w:id="2289" w:author="Author" w:date="2026-07-05T14:14:00Z"/>
            </w:rPr>
          </w:rPrChange>
        </w:rPr>
      </w:pPr>
      <w:ins w:id="2290" w:author="Author" w:date="2026-07-05T14:14:00Z">
        <w:r w:rsidRPr="004A1522">
          <w:rPr>
            <w:sz w:val="24"/>
            <w:szCs w:val="24"/>
            <w:rPrChange w:id="2291" w:author="Author" w:date="2026-07-05T14:16:00Z">
              <w:rPr/>
            </w:rPrChange>
          </w:rPr>
          <w:t>1</w:t>
        </w:r>
      </w:ins>
      <w:ins w:id="2292" w:author="Author" w:date="2026-07-05T14:15:00Z">
        <w:r w:rsidRPr="004A1522">
          <w:rPr>
            <w:sz w:val="24"/>
            <w:szCs w:val="24"/>
            <w:rPrChange w:id="2293" w:author="Author" w:date="2026-07-05T14:16:00Z">
              <w:rPr>
                <w:sz w:val="20"/>
              </w:rPr>
            </w:rPrChange>
          </w:rPr>
          <w:t>.</w:t>
        </w:r>
      </w:ins>
      <w:ins w:id="2294" w:author="Author" w:date="2026-07-05T14:14:00Z">
        <w:r w:rsidRPr="004A1522">
          <w:rPr>
            <w:sz w:val="24"/>
            <w:szCs w:val="24"/>
            <w:rPrChange w:id="2295" w:author="Author" w:date="2026-07-05T14:16:00Z">
              <w:rPr/>
            </w:rPrChange>
          </w:rPr>
          <w:t xml:space="preserve"> Sales Forecasting</w:t>
        </w:r>
      </w:ins>
    </w:p>
    <w:p w14:paraId="390198CD" w14:textId="77777777" w:rsidR="004B39FD" w:rsidRPr="004A1522" w:rsidRDefault="004B39FD" w:rsidP="004B39FD">
      <w:pPr>
        <w:pStyle w:val="NormalWeb"/>
        <w:rPr>
          <w:ins w:id="2296" w:author="Author" w:date="2026-07-05T14:14:00Z"/>
          <w:sz w:val="20"/>
          <w:szCs w:val="20"/>
          <w:rPrChange w:id="2297" w:author="Author" w:date="2026-07-05T14:15:00Z">
            <w:rPr>
              <w:ins w:id="2298" w:author="Author" w:date="2026-07-05T14:14:00Z"/>
            </w:rPr>
          </w:rPrChange>
        </w:rPr>
      </w:pPr>
      <w:ins w:id="2299" w:author="Author" w:date="2026-07-05T14:14:00Z">
        <w:r w:rsidRPr="004A1522">
          <w:rPr>
            <w:sz w:val="20"/>
            <w:szCs w:val="20"/>
            <w:rPrChange w:id="2300" w:author="Author" w:date="2026-07-05T14:15:00Z">
              <w:rPr/>
            </w:rPrChange>
          </w:rPr>
          <w:t>Future work can incorporate machine learning algorithms to predict future sales trends based on historical sales patterns, seasonal demand, and customer purchasing behavior. Predictive analytics will help management optimize inventory planning and production scheduling.</w:t>
        </w:r>
      </w:ins>
    </w:p>
    <w:p w14:paraId="0D4FB33D" w14:textId="70A75F39" w:rsidR="004B39FD" w:rsidRPr="004A1522" w:rsidRDefault="004B39FD" w:rsidP="004B39FD">
      <w:pPr>
        <w:pStyle w:val="Heading3"/>
        <w:rPr>
          <w:ins w:id="2301" w:author="Author" w:date="2026-07-05T14:14:00Z"/>
          <w:sz w:val="24"/>
          <w:szCs w:val="24"/>
          <w:rPrChange w:id="2302" w:author="Author" w:date="2026-07-05T14:16:00Z">
            <w:rPr>
              <w:ins w:id="2303" w:author="Author" w:date="2026-07-05T14:14:00Z"/>
            </w:rPr>
          </w:rPrChange>
        </w:rPr>
      </w:pPr>
      <w:ins w:id="2304" w:author="Author" w:date="2026-07-05T14:14:00Z">
        <w:r w:rsidRPr="004A1522">
          <w:rPr>
            <w:sz w:val="24"/>
            <w:szCs w:val="24"/>
            <w:rPrChange w:id="2305" w:author="Author" w:date="2026-07-05T14:16:00Z">
              <w:rPr/>
            </w:rPrChange>
          </w:rPr>
          <w:t>2</w:t>
        </w:r>
      </w:ins>
      <w:ins w:id="2306" w:author="Author" w:date="2026-07-05T14:15:00Z">
        <w:r w:rsidRPr="004A1522">
          <w:rPr>
            <w:sz w:val="24"/>
            <w:szCs w:val="24"/>
            <w:rPrChange w:id="2307" w:author="Author" w:date="2026-07-05T14:16:00Z">
              <w:rPr>
                <w:sz w:val="20"/>
              </w:rPr>
            </w:rPrChange>
          </w:rPr>
          <w:t>.</w:t>
        </w:r>
      </w:ins>
      <w:ins w:id="2308" w:author="Author" w:date="2026-07-05T14:14:00Z">
        <w:r w:rsidRPr="004A1522">
          <w:rPr>
            <w:sz w:val="24"/>
            <w:szCs w:val="24"/>
            <w:rPrChange w:id="2309" w:author="Author" w:date="2026-07-05T14:16:00Z">
              <w:rPr/>
            </w:rPrChange>
          </w:rPr>
          <w:t xml:space="preserve"> Profit Prediction</w:t>
        </w:r>
      </w:ins>
    </w:p>
    <w:p w14:paraId="459BD891" w14:textId="77777777" w:rsidR="004B39FD" w:rsidRPr="004A1522" w:rsidRDefault="004B39FD" w:rsidP="004B39FD">
      <w:pPr>
        <w:pStyle w:val="NormalWeb"/>
        <w:rPr>
          <w:ins w:id="2310" w:author="Author" w:date="2026-07-05T14:14:00Z"/>
          <w:sz w:val="20"/>
          <w:szCs w:val="20"/>
          <w:rPrChange w:id="2311" w:author="Author" w:date="2026-07-05T14:15:00Z">
            <w:rPr>
              <w:ins w:id="2312" w:author="Author" w:date="2026-07-05T14:14:00Z"/>
            </w:rPr>
          </w:rPrChange>
        </w:rPr>
      </w:pPr>
      <w:ins w:id="2313" w:author="Author" w:date="2026-07-05T14:14:00Z">
        <w:r w:rsidRPr="004A1522">
          <w:rPr>
            <w:sz w:val="20"/>
            <w:szCs w:val="20"/>
            <w:rPrChange w:id="2314" w:author="Author" w:date="2026-07-05T14:15:00Z">
              <w:rPr/>
            </w:rPrChange>
          </w:rPr>
          <w:t>Advanced predictive models can be developed to estimate future gross profit and margin performance for different products. This will enable proactive decision-making regarding pricing strategies and product portfolio optimization.</w:t>
        </w:r>
      </w:ins>
    </w:p>
    <w:p w14:paraId="06D00F5E" w14:textId="354C33C8" w:rsidR="004B39FD" w:rsidRPr="004A1522" w:rsidRDefault="004B39FD" w:rsidP="004B39FD">
      <w:pPr>
        <w:pStyle w:val="Heading3"/>
        <w:rPr>
          <w:ins w:id="2315" w:author="Author" w:date="2026-07-05T14:14:00Z"/>
          <w:sz w:val="24"/>
          <w:szCs w:val="24"/>
          <w:rPrChange w:id="2316" w:author="Author" w:date="2026-07-05T14:16:00Z">
            <w:rPr>
              <w:ins w:id="2317" w:author="Author" w:date="2026-07-05T14:14:00Z"/>
            </w:rPr>
          </w:rPrChange>
        </w:rPr>
      </w:pPr>
      <w:ins w:id="2318" w:author="Author" w:date="2026-07-05T14:14:00Z">
        <w:r w:rsidRPr="004A1522">
          <w:rPr>
            <w:sz w:val="24"/>
            <w:szCs w:val="24"/>
            <w:rPrChange w:id="2319" w:author="Author" w:date="2026-07-05T14:16:00Z">
              <w:rPr/>
            </w:rPrChange>
          </w:rPr>
          <w:t>3</w:t>
        </w:r>
      </w:ins>
      <w:ins w:id="2320" w:author="Author" w:date="2026-07-05T14:15:00Z">
        <w:r w:rsidRPr="004A1522">
          <w:rPr>
            <w:sz w:val="24"/>
            <w:szCs w:val="24"/>
            <w:rPrChange w:id="2321" w:author="Author" w:date="2026-07-05T14:16:00Z">
              <w:rPr>
                <w:sz w:val="20"/>
              </w:rPr>
            </w:rPrChange>
          </w:rPr>
          <w:t>.</w:t>
        </w:r>
      </w:ins>
      <w:ins w:id="2322" w:author="Author" w:date="2026-07-05T14:14:00Z">
        <w:r w:rsidRPr="004A1522">
          <w:rPr>
            <w:sz w:val="24"/>
            <w:szCs w:val="24"/>
            <w:rPrChange w:id="2323" w:author="Author" w:date="2026-07-05T14:16:00Z">
              <w:rPr/>
            </w:rPrChange>
          </w:rPr>
          <w:t xml:space="preserve"> Customer Segmentation</w:t>
        </w:r>
      </w:ins>
    </w:p>
    <w:p w14:paraId="76EA30B5" w14:textId="77777777" w:rsidR="004B39FD" w:rsidRPr="004A1522" w:rsidRDefault="004B39FD" w:rsidP="004B39FD">
      <w:pPr>
        <w:pStyle w:val="NormalWeb"/>
        <w:rPr>
          <w:ins w:id="2324" w:author="Author" w:date="2026-07-05T14:14:00Z"/>
          <w:sz w:val="20"/>
          <w:szCs w:val="20"/>
          <w:rPrChange w:id="2325" w:author="Author" w:date="2026-07-05T14:15:00Z">
            <w:rPr>
              <w:ins w:id="2326" w:author="Author" w:date="2026-07-05T14:14:00Z"/>
            </w:rPr>
          </w:rPrChange>
        </w:rPr>
      </w:pPr>
      <w:ins w:id="2327" w:author="Author" w:date="2026-07-05T14:14:00Z">
        <w:r w:rsidRPr="004A1522">
          <w:rPr>
            <w:sz w:val="20"/>
            <w:szCs w:val="20"/>
            <w:rPrChange w:id="2328" w:author="Author" w:date="2026-07-05T14:15:00Z">
              <w:rPr/>
            </w:rPrChange>
          </w:rPr>
          <w:t>Customer analytics can be integrated to classify customers based on purchasing behavior, order frequency, revenue contribution, and profitability. Segmentation techniques such as K-Means clustering can support personalized marketing campaigns and improve customer retention.</w:t>
        </w:r>
      </w:ins>
    </w:p>
    <w:p w14:paraId="115B8C5D" w14:textId="0903879E" w:rsidR="004B39FD" w:rsidRPr="004A1522" w:rsidRDefault="004B39FD" w:rsidP="004B39FD">
      <w:pPr>
        <w:pStyle w:val="Heading3"/>
        <w:rPr>
          <w:ins w:id="2329" w:author="Author" w:date="2026-07-05T14:14:00Z"/>
          <w:sz w:val="24"/>
          <w:szCs w:val="24"/>
          <w:rPrChange w:id="2330" w:author="Author" w:date="2026-07-05T14:16:00Z">
            <w:rPr>
              <w:ins w:id="2331" w:author="Author" w:date="2026-07-05T14:14:00Z"/>
            </w:rPr>
          </w:rPrChange>
        </w:rPr>
      </w:pPr>
      <w:ins w:id="2332" w:author="Author" w:date="2026-07-05T14:14:00Z">
        <w:r w:rsidRPr="004A1522">
          <w:rPr>
            <w:sz w:val="24"/>
            <w:szCs w:val="24"/>
            <w:rPrChange w:id="2333" w:author="Author" w:date="2026-07-05T14:16:00Z">
              <w:rPr/>
            </w:rPrChange>
          </w:rPr>
          <w:t>4</w:t>
        </w:r>
      </w:ins>
      <w:ins w:id="2334" w:author="Author" w:date="2026-07-05T14:15:00Z">
        <w:r w:rsidRPr="004A1522">
          <w:rPr>
            <w:sz w:val="24"/>
            <w:szCs w:val="24"/>
            <w:rPrChange w:id="2335" w:author="Author" w:date="2026-07-05T14:16:00Z">
              <w:rPr>
                <w:sz w:val="20"/>
              </w:rPr>
            </w:rPrChange>
          </w:rPr>
          <w:t>.</w:t>
        </w:r>
      </w:ins>
      <w:ins w:id="2336" w:author="Author" w:date="2026-07-05T14:14:00Z">
        <w:r w:rsidRPr="004A1522">
          <w:rPr>
            <w:sz w:val="24"/>
            <w:szCs w:val="24"/>
            <w:rPrChange w:id="2337" w:author="Author" w:date="2026-07-05T14:16:00Z">
              <w:rPr/>
            </w:rPrChange>
          </w:rPr>
          <w:t xml:space="preserve"> Demand Forecasting</w:t>
        </w:r>
      </w:ins>
    </w:p>
    <w:p w14:paraId="002481F6" w14:textId="77777777" w:rsidR="004B39FD" w:rsidRPr="004A1522" w:rsidRDefault="004B39FD" w:rsidP="004B39FD">
      <w:pPr>
        <w:pStyle w:val="NormalWeb"/>
        <w:rPr>
          <w:ins w:id="2338" w:author="Author" w:date="2026-07-05T14:14:00Z"/>
          <w:sz w:val="20"/>
          <w:szCs w:val="20"/>
          <w:rPrChange w:id="2339" w:author="Author" w:date="2026-07-05T14:15:00Z">
            <w:rPr>
              <w:ins w:id="2340" w:author="Author" w:date="2026-07-05T14:14:00Z"/>
            </w:rPr>
          </w:rPrChange>
        </w:rPr>
      </w:pPr>
      <w:ins w:id="2341" w:author="Author" w:date="2026-07-05T14:14:00Z">
        <w:r w:rsidRPr="004A1522">
          <w:rPr>
            <w:sz w:val="20"/>
            <w:szCs w:val="20"/>
            <w:rPrChange w:id="2342" w:author="Author" w:date="2026-07-05T14:15:00Z">
              <w:rPr/>
            </w:rPrChange>
          </w:rPr>
          <w:t>Future enhancements may include demand forecasting models that estimate future product demand using time series techniques such as ARIMA, Prophet, or Long Short-Term Memory (LSTM) neural networks. Accurate demand forecasting will reduce stock shortages and excess inventory.</w:t>
        </w:r>
      </w:ins>
    </w:p>
    <w:p w14:paraId="139A7A5C" w14:textId="625B301E" w:rsidR="004B39FD" w:rsidRPr="004A1522" w:rsidRDefault="004B39FD" w:rsidP="004B39FD">
      <w:pPr>
        <w:pStyle w:val="Heading3"/>
        <w:rPr>
          <w:ins w:id="2343" w:author="Author" w:date="2026-07-05T14:14:00Z"/>
          <w:sz w:val="24"/>
          <w:szCs w:val="24"/>
          <w:rPrChange w:id="2344" w:author="Author" w:date="2026-07-05T14:16:00Z">
            <w:rPr>
              <w:ins w:id="2345" w:author="Author" w:date="2026-07-05T14:14:00Z"/>
            </w:rPr>
          </w:rPrChange>
        </w:rPr>
      </w:pPr>
      <w:ins w:id="2346" w:author="Author" w:date="2026-07-05T14:14:00Z">
        <w:r w:rsidRPr="004A1522">
          <w:rPr>
            <w:sz w:val="24"/>
            <w:szCs w:val="24"/>
            <w:rPrChange w:id="2347" w:author="Author" w:date="2026-07-05T14:16:00Z">
              <w:rPr/>
            </w:rPrChange>
          </w:rPr>
          <w:t>5</w:t>
        </w:r>
      </w:ins>
      <w:ins w:id="2348" w:author="Author" w:date="2026-07-05T14:15:00Z">
        <w:r w:rsidRPr="004A1522">
          <w:rPr>
            <w:sz w:val="24"/>
            <w:szCs w:val="24"/>
            <w:rPrChange w:id="2349" w:author="Author" w:date="2026-07-05T14:16:00Z">
              <w:rPr>
                <w:sz w:val="20"/>
              </w:rPr>
            </w:rPrChange>
          </w:rPr>
          <w:t>.</w:t>
        </w:r>
      </w:ins>
      <w:ins w:id="2350" w:author="Author" w:date="2026-07-05T14:14:00Z">
        <w:r w:rsidRPr="004A1522">
          <w:rPr>
            <w:sz w:val="24"/>
            <w:szCs w:val="24"/>
            <w:rPrChange w:id="2351" w:author="Author" w:date="2026-07-05T14:16:00Z">
              <w:rPr/>
            </w:rPrChange>
          </w:rPr>
          <w:t xml:space="preserve"> Inventory Optimization</w:t>
        </w:r>
      </w:ins>
    </w:p>
    <w:p w14:paraId="2854D38C" w14:textId="77777777" w:rsidR="004B39FD" w:rsidRPr="004A1522" w:rsidRDefault="004B39FD" w:rsidP="004B39FD">
      <w:pPr>
        <w:pStyle w:val="NormalWeb"/>
        <w:rPr>
          <w:ins w:id="2352" w:author="Author" w:date="2026-07-05T14:14:00Z"/>
          <w:sz w:val="20"/>
          <w:szCs w:val="20"/>
          <w:rPrChange w:id="2353" w:author="Author" w:date="2026-07-05T14:15:00Z">
            <w:rPr>
              <w:ins w:id="2354" w:author="Author" w:date="2026-07-05T14:14:00Z"/>
            </w:rPr>
          </w:rPrChange>
        </w:rPr>
      </w:pPr>
      <w:ins w:id="2355" w:author="Author" w:date="2026-07-05T14:14:00Z">
        <w:r w:rsidRPr="004A1522">
          <w:rPr>
            <w:sz w:val="20"/>
            <w:szCs w:val="20"/>
            <w:rPrChange w:id="2356" w:author="Author" w:date="2026-07-05T14:15:00Z">
              <w:rPr/>
            </w:rPrChange>
          </w:rPr>
          <w:t>The project can be extended to include inventory management analytics by integrating warehouse stock levels, reorder points, lead times, and supplier information. This will help optimize inventory costs while ensuring product availability.</w:t>
        </w:r>
      </w:ins>
    </w:p>
    <w:p w14:paraId="59446593" w14:textId="0D88E940" w:rsidR="004B39FD" w:rsidRPr="004A1522" w:rsidRDefault="004B39FD" w:rsidP="004B39FD">
      <w:pPr>
        <w:pStyle w:val="Heading3"/>
        <w:rPr>
          <w:ins w:id="2357" w:author="Author" w:date="2026-07-05T14:14:00Z"/>
          <w:sz w:val="24"/>
          <w:szCs w:val="24"/>
          <w:rPrChange w:id="2358" w:author="Author" w:date="2026-07-05T14:16:00Z">
            <w:rPr>
              <w:ins w:id="2359" w:author="Author" w:date="2026-07-05T14:14:00Z"/>
            </w:rPr>
          </w:rPrChange>
        </w:rPr>
      </w:pPr>
      <w:ins w:id="2360" w:author="Author" w:date="2026-07-05T14:14:00Z">
        <w:r w:rsidRPr="004A1522">
          <w:rPr>
            <w:sz w:val="24"/>
            <w:szCs w:val="24"/>
            <w:rPrChange w:id="2361" w:author="Author" w:date="2026-07-05T14:16:00Z">
              <w:rPr/>
            </w:rPrChange>
          </w:rPr>
          <w:t>6</w:t>
        </w:r>
      </w:ins>
      <w:ins w:id="2362" w:author="Author" w:date="2026-07-05T14:15:00Z">
        <w:r w:rsidRPr="004A1522">
          <w:rPr>
            <w:sz w:val="24"/>
            <w:szCs w:val="24"/>
            <w:rPrChange w:id="2363" w:author="Author" w:date="2026-07-05T14:16:00Z">
              <w:rPr>
                <w:sz w:val="20"/>
              </w:rPr>
            </w:rPrChange>
          </w:rPr>
          <w:t>.</w:t>
        </w:r>
      </w:ins>
      <w:ins w:id="2364" w:author="Author" w:date="2026-07-05T14:14:00Z">
        <w:r w:rsidRPr="004A1522">
          <w:rPr>
            <w:sz w:val="24"/>
            <w:szCs w:val="24"/>
            <w:rPrChange w:id="2365" w:author="Author" w:date="2026-07-05T14:16:00Z">
              <w:rPr/>
            </w:rPrChange>
          </w:rPr>
          <w:t xml:space="preserve"> Dynamic Pricing</w:t>
        </w:r>
      </w:ins>
    </w:p>
    <w:p w14:paraId="2FF9A1E7" w14:textId="77777777" w:rsidR="004B39FD" w:rsidRPr="004A1522" w:rsidRDefault="004B39FD" w:rsidP="004B39FD">
      <w:pPr>
        <w:pStyle w:val="NormalWeb"/>
        <w:rPr>
          <w:ins w:id="2366" w:author="Author" w:date="2026-07-05T14:14:00Z"/>
          <w:sz w:val="20"/>
          <w:szCs w:val="20"/>
          <w:rPrChange w:id="2367" w:author="Author" w:date="2026-07-05T14:15:00Z">
            <w:rPr>
              <w:ins w:id="2368" w:author="Author" w:date="2026-07-05T14:14:00Z"/>
            </w:rPr>
          </w:rPrChange>
        </w:rPr>
      </w:pPr>
      <w:ins w:id="2369" w:author="Author" w:date="2026-07-05T14:14:00Z">
        <w:r w:rsidRPr="004A1522">
          <w:rPr>
            <w:sz w:val="20"/>
            <w:szCs w:val="20"/>
            <w:rPrChange w:id="2370" w:author="Author" w:date="2026-07-05T14:15:00Z">
              <w:rPr/>
            </w:rPrChange>
          </w:rPr>
          <w:t>Future implementations can utilize artificial intelligence and market analytics to recommend dynamic pricing strategies based on customer demand, competitor pricing, production costs, and seasonal trends. Dynamic pricing can significantly improve overall profitability.</w:t>
        </w:r>
      </w:ins>
    </w:p>
    <w:p w14:paraId="16C4EB2B" w14:textId="13EE6E12" w:rsidR="004B39FD" w:rsidRPr="004A1522" w:rsidRDefault="004B39FD" w:rsidP="004B39FD">
      <w:pPr>
        <w:pStyle w:val="Heading3"/>
        <w:rPr>
          <w:ins w:id="2371" w:author="Author" w:date="2026-07-05T14:14:00Z"/>
          <w:sz w:val="24"/>
          <w:szCs w:val="24"/>
          <w:rPrChange w:id="2372" w:author="Author" w:date="2026-07-05T14:16:00Z">
            <w:rPr>
              <w:ins w:id="2373" w:author="Author" w:date="2026-07-05T14:14:00Z"/>
            </w:rPr>
          </w:rPrChange>
        </w:rPr>
      </w:pPr>
      <w:ins w:id="2374" w:author="Author" w:date="2026-07-05T14:14:00Z">
        <w:r w:rsidRPr="004A1522">
          <w:rPr>
            <w:sz w:val="24"/>
            <w:szCs w:val="24"/>
            <w:rPrChange w:id="2375" w:author="Author" w:date="2026-07-05T14:16:00Z">
              <w:rPr/>
            </w:rPrChange>
          </w:rPr>
          <w:t>7</w:t>
        </w:r>
      </w:ins>
      <w:ins w:id="2376" w:author="Author" w:date="2026-07-05T14:16:00Z">
        <w:r w:rsidRPr="004A1522">
          <w:rPr>
            <w:sz w:val="24"/>
            <w:szCs w:val="24"/>
            <w:rPrChange w:id="2377" w:author="Author" w:date="2026-07-05T14:16:00Z">
              <w:rPr>
                <w:sz w:val="20"/>
              </w:rPr>
            </w:rPrChange>
          </w:rPr>
          <w:t>.</w:t>
        </w:r>
      </w:ins>
      <w:ins w:id="2378" w:author="Author" w:date="2026-07-05T14:14:00Z">
        <w:r w:rsidRPr="004A1522">
          <w:rPr>
            <w:sz w:val="24"/>
            <w:szCs w:val="24"/>
            <w:rPrChange w:id="2379" w:author="Author" w:date="2026-07-05T14:16:00Z">
              <w:rPr/>
            </w:rPrChange>
          </w:rPr>
          <w:t xml:space="preserve"> Real-Time Business Dashboard</w:t>
        </w:r>
      </w:ins>
    </w:p>
    <w:p w14:paraId="1B7E98B4" w14:textId="77777777" w:rsidR="004B39FD" w:rsidRPr="004A1522" w:rsidRDefault="004B39FD" w:rsidP="004B39FD">
      <w:pPr>
        <w:pStyle w:val="NormalWeb"/>
        <w:rPr>
          <w:ins w:id="2380" w:author="Author" w:date="2026-07-05T14:14:00Z"/>
          <w:sz w:val="20"/>
          <w:szCs w:val="20"/>
          <w:rPrChange w:id="2381" w:author="Author" w:date="2026-07-05T14:15:00Z">
            <w:rPr>
              <w:ins w:id="2382" w:author="Author" w:date="2026-07-05T14:14:00Z"/>
            </w:rPr>
          </w:rPrChange>
        </w:rPr>
      </w:pPr>
      <w:ins w:id="2383" w:author="Author" w:date="2026-07-05T14:14:00Z">
        <w:r w:rsidRPr="004A1522">
          <w:rPr>
            <w:sz w:val="20"/>
            <w:szCs w:val="20"/>
            <w:rPrChange w:id="2384" w:author="Author" w:date="2026-07-05T14:15:00Z">
              <w:rPr/>
            </w:rPrChange>
          </w:rPr>
          <w:t>Currently, the Streamlit dashboard analyzes historical data stored in CSV format. In the future, the dashboard can be connected directly to a live database such as SQL Server, PostgreSQL, or MySQL. This would enable real-time monitoring of sales, profitability, inventory, and manufacturing performance.</w:t>
        </w:r>
      </w:ins>
    </w:p>
    <w:p w14:paraId="62B50130" w14:textId="0BD9B65B" w:rsidR="004B39FD" w:rsidRPr="004A1522" w:rsidRDefault="004B39FD" w:rsidP="004B39FD">
      <w:pPr>
        <w:pStyle w:val="Heading3"/>
        <w:rPr>
          <w:ins w:id="2385" w:author="Author" w:date="2026-07-05T14:14:00Z"/>
          <w:sz w:val="24"/>
          <w:szCs w:val="24"/>
          <w:rPrChange w:id="2386" w:author="Author" w:date="2026-07-05T14:16:00Z">
            <w:rPr>
              <w:ins w:id="2387" w:author="Author" w:date="2026-07-05T14:14:00Z"/>
            </w:rPr>
          </w:rPrChange>
        </w:rPr>
      </w:pPr>
      <w:ins w:id="2388" w:author="Author" w:date="2026-07-05T14:14:00Z">
        <w:r w:rsidRPr="004A1522">
          <w:rPr>
            <w:sz w:val="24"/>
            <w:szCs w:val="24"/>
            <w:rPrChange w:id="2389" w:author="Author" w:date="2026-07-05T14:16:00Z">
              <w:rPr/>
            </w:rPrChange>
          </w:rPr>
          <w:t>8</w:t>
        </w:r>
      </w:ins>
      <w:ins w:id="2390" w:author="Author" w:date="2026-07-05T14:16:00Z">
        <w:r w:rsidRPr="004A1522">
          <w:rPr>
            <w:sz w:val="24"/>
            <w:szCs w:val="24"/>
            <w:rPrChange w:id="2391" w:author="Author" w:date="2026-07-05T14:16:00Z">
              <w:rPr>
                <w:sz w:val="20"/>
              </w:rPr>
            </w:rPrChange>
          </w:rPr>
          <w:t>.</w:t>
        </w:r>
      </w:ins>
      <w:ins w:id="2392" w:author="Author" w:date="2026-07-05T14:14:00Z">
        <w:r w:rsidRPr="004A1522">
          <w:rPr>
            <w:sz w:val="24"/>
            <w:szCs w:val="24"/>
            <w:rPrChange w:id="2393" w:author="Author" w:date="2026-07-05T14:16:00Z">
              <w:rPr/>
            </w:rPrChange>
          </w:rPr>
          <w:t xml:space="preserve"> Geographic Analysis</w:t>
        </w:r>
      </w:ins>
    </w:p>
    <w:p w14:paraId="54FB796F" w14:textId="77777777" w:rsidR="004B39FD" w:rsidRPr="004A1522" w:rsidRDefault="004B39FD" w:rsidP="004B39FD">
      <w:pPr>
        <w:pStyle w:val="NormalWeb"/>
        <w:rPr>
          <w:ins w:id="2394" w:author="Author" w:date="2026-07-05T14:14:00Z"/>
          <w:sz w:val="20"/>
          <w:szCs w:val="20"/>
          <w:rPrChange w:id="2395" w:author="Author" w:date="2026-07-05T14:15:00Z">
            <w:rPr>
              <w:ins w:id="2396" w:author="Author" w:date="2026-07-05T14:14:00Z"/>
            </w:rPr>
          </w:rPrChange>
        </w:rPr>
      </w:pPr>
      <w:ins w:id="2397" w:author="Author" w:date="2026-07-05T14:14:00Z">
        <w:r w:rsidRPr="004A1522">
          <w:rPr>
            <w:sz w:val="20"/>
            <w:szCs w:val="20"/>
            <w:rPrChange w:id="2398" w:author="Author" w:date="2026-07-05T14:15:00Z">
              <w:rPr/>
            </w:rPrChange>
          </w:rPr>
          <w:t>Future versions of the project can incorporate Geographic Information Systems (GIS) to visualize sales and profitability on interactive maps. This would provide deeper insights into regional market performance and distribution efficiency.</w:t>
        </w:r>
      </w:ins>
    </w:p>
    <w:p w14:paraId="4E6E7FD9" w14:textId="12C7BFC6" w:rsidR="004B39FD" w:rsidRPr="004A1522" w:rsidRDefault="004B39FD" w:rsidP="004B39FD">
      <w:pPr>
        <w:pStyle w:val="Heading3"/>
        <w:rPr>
          <w:ins w:id="2399" w:author="Author" w:date="2026-07-05T14:14:00Z"/>
          <w:sz w:val="24"/>
          <w:szCs w:val="24"/>
          <w:rPrChange w:id="2400" w:author="Author" w:date="2026-07-05T14:16:00Z">
            <w:rPr>
              <w:ins w:id="2401" w:author="Author" w:date="2026-07-05T14:14:00Z"/>
            </w:rPr>
          </w:rPrChange>
        </w:rPr>
      </w:pPr>
      <w:ins w:id="2402" w:author="Author" w:date="2026-07-05T14:14:00Z">
        <w:r w:rsidRPr="004A1522">
          <w:rPr>
            <w:sz w:val="24"/>
            <w:szCs w:val="24"/>
            <w:rPrChange w:id="2403" w:author="Author" w:date="2026-07-05T14:16:00Z">
              <w:rPr/>
            </w:rPrChange>
          </w:rPr>
          <w:t>9</w:t>
        </w:r>
      </w:ins>
      <w:ins w:id="2404" w:author="Author" w:date="2026-07-05T14:16:00Z">
        <w:r w:rsidRPr="004A1522">
          <w:rPr>
            <w:sz w:val="24"/>
            <w:szCs w:val="24"/>
            <w:rPrChange w:id="2405" w:author="Author" w:date="2026-07-05T14:16:00Z">
              <w:rPr>
                <w:sz w:val="20"/>
              </w:rPr>
            </w:rPrChange>
          </w:rPr>
          <w:t>.</w:t>
        </w:r>
      </w:ins>
      <w:ins w:id="2406" w:author="Author" w:date="2026-07-05T14:14:00Z">
        <w:r w:rsidRPr="004A1522">
          <w:rPr>
            <w:sz w:val="24"/>
            <w:szCs w:val="24"/>
            <w:rPrChange w:id="2407" w:author="Author" w:date="2026-07-05T14:16:00Z">
              <w:rPr/>
            </w:rPrChange>
          </w:rPr>
          <w:t xml:space="preserve"> Supply Chain Analytics</w:t>
        </w:r>
      </w:ins>
    </w:p>
    <w:p w14:paraId="002B9096" w14:textId="77777777" w:rsidR="004B39FD" w:rsidRPr="004A1522" w:rsidRDefault="004B39FD" w:rsidP="004B39FD">
      <w:pPr>
        <w:pStyle w:val="NormalWeb"/>
        <w:rPr>
          <w:ins w:id="2408" w:author="Author" w:date="2026-07-05T14:14:00Z"/>
          <w:sz w:val="20"/>
          <w:szCs w:val="20"/>
          <w:rPrChange w:id="2409" w:author="Author" w:date="2026-07-05T14:15:00Z">
            <w:rPr>
              <w:ins w:id="2410" w:author="Author" w:date="2026-07-05T14:14:00Z"/>
            </w:rPr>
          </w:rPrChange>
        </w:rPr>
      </w:pPr>
      <w:ins w:id="2411" w:author="Author" w:date="2026-07-05T14:14:00Z">
        <w:r w:rsidRPr="004A1522">
          <w:rPr>
            <w:sz w:val="20"/>
            <w:szCs w:val="20"/>
            <w:rPrChange w:id="2412" w:author="Author" w:date="2026-07-05T14:15:00Z">
              <w:rPr/>
            </w:rPrChange>
          </w:rPr>
          <w:t>Additional datasets related to suppliers, transportation costs, warehouse operations, and logistics can be integrated to evaluate end-to-end supply chain efficiency and identify opportunities for cost reduction.</w:t>
        </w:r>
      </w:ins>
    </w:p>
    <w:p w14:paraId="22567B6C" w14:textId="69469D91" w:rsidR="004B39FD" w:rsidRPr="004A1522" w:rsidRDefault="004B39FD" w:rsidP="004B39FD">
      <w:pPr>
        <w:pStyle w:val="Heading3"/>
        <w:rPr>
          <w:ins w:id="2413" w:author="Author" w:date="2026-07-05T14:14:00Z"/>
          <w:sz w:val="24"/>
          <w:szCs w:val="24"/>
          <w:rPrChange w:id="2414" w:author="Author" w:date="2026-07-05T14:16:00Z">
            <w:rPr>
              <w:ins w:id="2415" w:author="Author" w:date="2026-07-05T14:14:00Z"/>
            </w:rPr>
          </w:rPrChange>
        </w:rPr>
      </w:pPr>
      <w:ins w:id="2416" w:author="Author" w:date="2026-07-05T14:14:00Z">
        <w:r w:rsidRPr="004A1522">
          <w:rPr>
            <w:sz w:val="24"/>
            <w:szCs w:val="24"/>
            <w:rPrChange w:id="2417" w:author="Author" w:date="2026-07-05T14:16:00Z">
              <w:rPr/>
            </w:rPrChange>
          </w:rPr>
          <w:t>10</w:t>
        </w:r>
      </w:ins>
      <w:ins w:id="2418" w:author="Author" w:date="2026-07-05T14:16:00Z">
        <w:r w:rsidRPr="004A1522">
          <w:rPr>
            <w:sz w:val="24"/>
            <w:szCs w:val="24"/>
            <w:rPrChange w:id="2419" w:author="Author" w:date="2026-07-05T14:16:00Z">
              <w:rPr>
                <w:sz w:val="20"/>
              </w:rPr>
            </w:rPrChange>
          </w:rPr>
          <w:t>.</w:t>
        </w:r>
      </w:ins>
      <w:ins w:id="2420" w:author="Author" w:date="2026-07-05T14:14:00Z">
        <w:r w:rsidRPr="004A1522">
          <w:rPr>
            <w:sz w:val="24"/>
            <w:szCs w:val="24"/>
            <w:rPrChange w:id="2421" w:author="Author" w:date="2026-07-05T14:16:00Z">
              <w:rPr/>
            </w:rPrChange>
          </w:rPr>
          <w:t xml:space="preserve"> Artificial Intelligence-Based Decision Support</w:t>
        </w:r>
      </w:ins>
    </w:p>
    <w:p w14:paraId="6AC9A929" w14:textId="77777777" w:rsidR="004B39FD" w:rsidRPr="004A1522" w:rsidRDefault="004B39FD" w:rsidP="004B39FD">
      <w:pPr>
        <w:pStyle w:val="NormalWeb"/>
        <w:rPr>
          <w:ins w:id="2422" w:author="Author" w:date="2026-07-05T14:14:00Z"/>
          <w:sz w:val="20"/>
          <w:szCs w:val="20"/>
          <w:rPrChange w:id="2423" w:author="Author" w:date="2026-07-05T14:15:00Z">
            <w:rPr>
              <w:ins w:id="2424" w:author="Author" w:date="2026-07-05T14:14:00Z"/>
            </w:rPr>
          </w:rPrChange>
        </w:rPr>
      </w:pPr>
      <w:ins w:id="2425" w:author="Author" w:date="2026-07-05T14:14:00Z">
        <w:r w:rsidRPr="004A1522">
          <w:rPr>
            <w:sz w:val="20"/>
            <w:szCs w:val="20"/>
            <w:rPrChange w:id="2426" w:author="Author" w:date="2026-07-05T14:15:00Z">
              <w:rPr/>
            </w:rPrChange>
          </w:rPr>
          <w:t xml:space="preserve">Future dashboards can include AI-powered recommendation systems that automatically identify </w:t>
        </w:r>
        <w:r w:rsidRPr="004A1522">
          <w:rPr>
            <w:sz w:val="20"/>
            <w:szCs w:val="20"/>
            <w:rPrChange w:id="2427" w:author="Author" w:date="2026-07-05T14:15:00Z">
              <w:rPr/>
            </w:rPrChange>
          </w:rPr>
          <w:lastRenderedPageBreak/>
          <w:t>underperforming products, suggest pricing adjustments, recommend inventory replenishment, and detect operational risks using predictive analytics.</w:t>
        </w:r>
      </w:ins>
    </w:p>
    <w:p w14:paraId="556B8AB2" w14:textId="77777777" w:rsidR="004B39FD" w:rsidRPr="004A1522" w:rsidRDefault="004B39FD" w:rsidP="004B39FD">
      <w:pPr>
        <w:pStyle w:val="NormalWeb"/>
        <w:rPr>
          <w:ins w:id="2428" w:author="Author" w:date="2026-07-05T14:14:00Z"/>
          <w:sz w:val="20"/>
          <w:szCs w:val="20"/>
          <w:rPrChange w:id="2429" w:author="Author" w:date="2026-07-05T14:15:00Z">
            <w:rPr>
              <w:ins w:id="2430" w:author="Author" w:date="2026-07-05T14:14:00Z"/>
            </w:rPr>
          </w:rPrChange>
        </w:rPr>
      </w:pPr>
      <w:ins w:id="2431" w:author="Author" w:date="2026-07-05T14:14:00Z">
        <w:r w:rsidRPr="004A1522">
          <w:rPr>
            <w:sz w:val="20"/>
            <w:szCs w:val="20"/>
            <w:rPrChange w:id="2432" w:author="Author" w:date="2026-07-05T14:15:00Z">
              <w:rPr/>
            </w:rPrChange>
          </w:rPr>
          <w:t>Overall, these enhancements would transform the current descriptive analytics solution into a comprehensive predictive and prescriptive business intelligence platform, enabling Nassau Candy Distributor to make faster, smarter, and more profitable business decisions.</w:t>
        </w:r>
      </w:ins>
    </w:p>
    <w:p w14:paraId="5A64FEBB" w14:textId="77777777" w:rsidR="004B39FD" w:rsidRPr="004A1522" w:rsidRDefault="004B39FD" w:rsidP="00F1302C">
      <w:pPr>
        <w:pStyle w:val="BodyTextIndent"/>
        <w:rPr>
          <w:ins w:id="2433" w:author="Author" w:date="2026-07-05T14:14:00Z"/>
          <w:rPrChange w:id="2434" w:author="Author" w:date="2026-07-05T14:15:00Z">
            <w:rPr>
              <w:ins w:id="2435" w:author="Author" w:date="2026-07-05T14:14:00Z"/>
            </w:rPr>
          </w:rPrChange>
        </w:rPr>
      </w:pPr>
    </w:p>
    <w:p w14:paraId="0BF12DB1" w14:textId="77777777" w:rsidR="004B39FD" w:rsidRPr="005223C3" w:rsidRDefault="004B39FD" w:rsidP="004B39FD">
      <w:pPr>
        <w:pStyle w:val="Heading2"/>
        <w:rPr>
          <w:ins w:id="2436" w:author="Author" w:date="2026-07-05T14:17:00Z"/>
          <w:rFonts w:eastAsia="Times New Roman"/>
          <w:b/>
          <w:bCs/>
          <w:sz w:val="32"/>
          <w:szCs w:val="32"/>
        </w:rPr>
      </w:pPr>
      <w:ins w:id="2437" w:author="Author" w:date="2026-07-05T14:17:00Z">
        <w:r w:rsidRPr="005223C3">
          <w:rPr>
            <w:b/>
            <w:bCs/>
            <w:sz w:val="32"/>
            <w:szCs w:val="32"/>
          </w:rPr>
          <w:t>References</w:t>
        </w:r>
      </w:ins>
    </w:p>
    <w:p w14:paraId="3E72A12A" w14:textId="77777777" w:rsidR="004B39FD" w:rsidRPr="004A1522" w:rsidRDefault="004B39FD" w:rsidP="004B39FD">
      <w:pPr>
        <w:pStyle w:val="NormalWeb"/>
        <w:rPr>
          <w:ins w:id="2438" w:author="Author" w:date="2026-07-05T14:17:00Z"/>
          <w:sz w:val="20"/>
          <w:szCs w:val="20"/>
          <w:rPrChange w:id="2439" w:author="Author" w:date="2026-07-05T14:17:00Z">
            <w:rPr>
              <w:ins w:id="2440" w:author="Author" w:date="2026-07-05T14:17:00Z"/>
            </w:rPr>
          </w:rPrChange>
        </w:rPr>
      </w:pPr>
      <w:ins w:id="2441" w:author="Author" w:date="2026-07-05T14:17:00Z">
        <w:r w:rsidRPr="004A1522">
          <w:rPr>
            <w:sz w:val="20"/>
            <w:szCs w:val="20"/>
            <w:rPrChange w:id="2442" w:author="Author" w:date="2026-07-05T14:17:00Z">
              <w:rPr/>
            </w:rPrChange>
          </w:rPr>
          <w:t>The following resources were consulted during the development of this project:</w:t>
        </w:r>
      </w:ins>
    </w:p>
    <w:p w14:paraId="4E9D9522" w14:textId="77777777" w:rsidR="004B39FD" w:rsidRDefault="004B39FD" w:rsidP="004B39FD">
      <w:pPr>
        <w:numPr>
          <w:ilvl w:val="0"/>
          <w:numId w:val="30"/>
        </w:numPr>
        <w:spacing w:before="100" w:beforeAutospacing="1" w:after="100" w:afterAutospacing="1"/>
        <w:rPr>
          <w:ins w:id="2443" w:author="Author" w:date="2026-07-05T14:17:00Z"/>
        </w:rPr>
      </w:pPr>
      <w:ins w:id="2444" w:author="Author" w:date="2026-07-05T14:17:00Z">
        <w:r>
          <w:t xml:space="preserve">McKinney, W. (2022). </w:t>
        </w:r>
        <w:r>
          <w:rPr>
            <w:rStyle w:val="Emphasis"/>
          </w:rPr>
          <w:t>Python for Data Analysis</w:t>
        </w:r>
        <w:r>
          <w:t xml:space="preserve"> (3rd Edition). O'Reilly Media. </w:t>
        </w:r>
      </w:ins>
    </w:p>
    <w:p w14:paraId="0E6F2121" w14:textId="77777777" w:rsidR="004B39FD" w:rsidRDefault="004B39FD" w:rsidP="004B39FD">
      <w:pPr>
        <w:numPr>
          <w:ilvl w:val="0"/>
          <w:numId w:val="30"/>
        </w:numPr>
        <w:spacing w:before="100" w:beforeAutospacing="1" w:after="100" w:afterAutospacing="1"/>
        <w:rPr>
          <w:ins w:id="2445" w:author="Author" w:date="2026-07-05T14:17:00Z"/>
        </w:rPr>
      </w:pPr>
      <w:ins w:id="2446" w:author="Author" w:date="2026-07-05T14:17:00Z">
        <w:r>
          <w:t xml:space="preserve">Wes McKinney. </w:t>
        </w:r>
        <w:r>
          <w:rPr>
            <w:rStyle w:val="Strong"/>
          </w:rPr>
          <w:t>Pandas Documentation</w:t>
        </w:r>
        <w:r>
          <w:t xml:space="preserve">. Available at: </w:t>
        </w:r>
        <w:r>
          <w:fldChar w:fldCharType="begin"/>
        </w:r>
        <w:r>
          <w:instrText xml:space="preserve"> HYPERLINK "https://pandas.pydata.org/docs/" \t "_new" </w:instrText>
        </w:r>
        <w:r>
          <w:fldChar w:fldCharType="separate"/>
        </w:r>
        <w:r>
          <w:rPr>
            <w:rStyle w:val="Hyperlink"/>
          </w:rPr>
          <w:t>https://pandas.pydata.org/docs/</w:t>
        </w:r>
        <w:r>
          <w:rPr>
            <w:rStyle w:val="Hyperlink"/>
          </w:rPr>
          <w:fldChar w:fldCharType="end"/>
        </w:r>
        <w:r>
          <w:t xml:space="preserve"> </w:t>
        </w:r>
      </w:ins>
    </w:p>
    <w:p w14:paraId="5856B86B" w14:textId="77777777" w:rsidR="004B39FD" w:rsidRDefault="004B39FD" w:rsidP="004B39FD">
      <w:pPr>
        <w:numPr>
          <w:ilvl w:val="0"/>
          <w:numId w:val="30"/>
        </w:numPr>
        <w:spacing w:before="100" w:beforeAutospacing="1" w:after="100" w:afterAutospacing="1"/>
        <w:rPr>
          <w:ins w:id="2447" w:author="Author" w:date="2026-07-05T14:17:00Z"/>
        </w:rPr>
      </w:pPr>
      <w:ins w:id="2448" w:author="Author" w:date="2026-07-05T14:17:00Z">
        <w:r>
          <w:t xml:space="preserve">NumPy Developers. </w:t>
        </w:r>
        <w:r>
          <w:rPr>
            <w:rStyle w:val="Strong"/>
          </w:rPr>
          <w:t>NumPy Documentation</w:t>
        </w:r>
        <w:r>
          <w:t xml:space="preserve">. Available at: </w:t>
        </w:r>
        <w:r>
          <w:fldChar w:fldCharType="begin"/>
        </w:r>
        <w:r>
          <w:instrText xml:space="preserve"> HYPERLINK "https://numpy.org/doc/" \t "_new" </w:instrText>
        </w:r>
        <w:r>
          <w:fldChar w:fldCharType="separate"/>
        </w:r>
        <w:r>
          <w:rPr>
            <w:rStyle w:val="Hyperlink"/>
          </w:rPr>
          <w:t>https://numpy.org/doc/</w:t>
        </w:r>
        <w:r>
          <w:rPr>
            <w:rStyle w:val="Hyperlink"/>
          </w:rPr>
          <w:fldChar w:fldCharType="end"/>
        </w:r>
        <w:r>
          <w:t xml:space="preserve"> </w:t>
        </w:r>
      </w:ins>
    </w:p>
    <w:p w14:paraId="11EDBB03" w14:textId="77777777" w:rsidR="004B39FD" w:rsidRDefault="004B39FD" w:rsidP="004B39FD">
      <w:pPr>
        <w:numPr>
          <w:ilvl w:val="0"/>
          <w:numId w:val="30"/>
        </w:numPr>
        <w:spacing w:before="100" w:beforeAutospacing="1" w:after="100" w:afterAutospacing="1"/>
        <w:rPr>
          <w:ins w:id="2449" w:author="Author" w:date="2026-07-05T14:17:00Z"/>
        </w:rPr>
      </w:pPr>
      <w:ins w:id="2450" w:author="Author" w:date="2026-07-05T14:17:00Z">
        <w:r>
          <w:t xml:space="preserve">Matplotlib Development Team. </w:t>
        </w:r>
        <w:r>
          <w:rPr>
            <w:rStyle w:val="Strong"/>
          </w:rPr>
          <w:t>Matplotlib Documentation</w:t>
        </w:r>
        <w:r>
          <w:t xml:space="preserve">. Available at: </w:t>
        </w:r>
        <w:r>
          <w:fldChar w:fldCharType="begin"/>
        </w:r>
        <w:r>
          <w:instrText xml:space="preserve"> HYPERLINK "https://matplotlib.org/stable/" \t "_new" </w:instrText>
        </w:r>
        <w:r>
          <w:fldChar w:fldCharType="separate"/>
        </w:r>
        <w:r>
          <w:rPr>
            <w:rStyle w:val="Hyperlink"/>
          </w:rPr>
          <w:t>https://matplotlib.org/stable/</w:t>
        </w:r>
        <w:r>
          <w:rPr>
            <w:rStyle w:val="Hyperlink"/>
          </w:rPr>
          <w:fldChar w:fldCharType="end"/>
        </w:r>
        <w:r>
          <w:t xml:space="preserve"> </w:t>
        </w:r>
      </w:ins>
    </w:p>
    <w:p w14:paraId="682C2945" w14:textId="77777777" w:rsidR="004B39FD" w:rsidRDefault="004B39FD" w:rsidP="004B39FD">
      <w:pPr>
        <w:numPr>
          <w:ilvl w:val="0"/>
          <w:numId w:val="30"/>
        </w:numPr>
        <w:spacing w:before="100" w:beforeAutospacing="1" w:after="100" w:afterAutospacing="1"/>
        <w:rPr>
          <w:ins w:id="2451" w:author="Author" w:date="2026-07-05T14:17:00Z"/>
        </w:rPr>
      </w:pPr>
      <w:ins w:id="2452" w:author="Author" w:date="2026-07-05T14:17:00Z">
        <w:r>
          <w:t xml:space="preserve">Seaborn Documentation. Available at: </w:t>
        </w:r>
        <w:r>
          <w:fldChar w:fldCharType="begin"/>
        </w:r>
        <w:r>
          <w:instrText xml:space="preserve"> HYPERLINK "https://seaborn.pydata.org/" \t "_new" </w:instrText>
        </w:r>
        <w:r>
          <w:fldChar w:fldCharType="separate"/>
        </w:r>
        <w:r>
          <w:rPr>
            <w:rStyle w:val="Hyperlink"/>
          </w:rPr>
          <w:t>https://seaborn.pydata.org/</w:t>
        </w:r>
        <w:r>
          <w:rPr>
            <w:rStyle w:val="Hyperlink"/>
          </w:rPr>
          <w:fldChar w:fldCharType="end"/>
        </w:r>
        <w:r>
          <w:t xml:space="preserve"> </w:t>
        </w:r>
      </w:ins>
    </w:p>
    <w:p w14:paraId="01382B57" w14:textId="77777777" w:rsidR="004B39FD" w:rsidRDefault="004B39FD" w:rsidP="004B39FD">
      <w:pPr>
        <w:numPr>
          <w:ilvl w:val="0"/>
          <w:numId w:val="30"/>
        </w:numPr>
        <w:spacing w:before="100" w:beforeAutospacing="1" w:after="100" w:afterAutospacing="1"/>
        <w:rPr>
          <w:ins w:id="2453" w:author="Author" w:date="2026-07-05T14:17:00Z"/>
        </w:rPr>
      </w:pPr>
      <w:ins w:id="2454" w:author="Author" w:date="2026-07-05T14:17:00Z">
        <w:r>
          <w:t xml:space="preserve">Plotly Technologies Inc. </w:t>
        </w:r>
        <w:r>
          <w:rPr>
            <w:rStyle w:val="Strong"/>
          </w:rPr>
          <w:t>Plotly Python Documentation</w:t>
        </w:r>
        <w:r>
          <w:t xml:space="preserve">. Available at: </w:t>
        </w:r>
        <w:r>
          <w:fldChar w:fldCharType="begin"/>
        </w:r>
        <w:r>
          <w:instrText xml:space="preserve"> HYPERLINK "https://plotly.com/python/" \t "_new" </w:instrText>
        </w:r>
        <w:r>
          <w:fldChar w:fldCharType="separate"/>
        </w:r>
        <w:r>
          <w:rPr>
            <w:rStyle w:val="Hyperlink"/>
          </w:rPr>
          <w:t>https://plotly.com/python/</w:t>
        </w:r>
        <w:r>
          <w:rPr>
            <w:rStyle w:val="Hyperlink"/>
          </w:rPr>
          <w:fldChar w:fldCharType="end"/>
        </w:r>
        <w:r>
          <w:t xml:space="preserve"> </w:t>
        </w:r>
      </w:ins>
    </w:p>
    <w:p w14:paraId="62E351F7" w14:textId="77777777" w:rsidR="004B39FD" w:rsidRDefault="004B39FD" w:rsidP="004B39FD">
      <w:pPr>
        <w:numPr>
          <w:ilvl w:val="0"/>
          <w:numId w:val="30"/>
        </w:numPr>
        <w:spacing w:before="100" w:beforeAutospacing="1" w:after="100" w:afterAutospacing="1"/>
        <w:rPr>
          <w:ins w:id="2455" w:author="Author" w:date="2026-07-05T14:17:00Z"/>
        </w:rPr>
      </w:pPr>
      <w:ins w:id="2456" w:author="Author" w:date="2026-07-05T14:17:00Z">
        <w:r>
          <w:t xml:space="preserve">Streamlit Inc. </w:t>
        </w:r>
        <w:r>
          <w:rPr>
            <w:rStyle w:val="Strong"/>
          </w:rPr>
          <w:t>Streamlit Documentation</w:t>
        </w:r>
        <w:r>
          <w:t xml:space="preserve">. Available at: </w:t>
        </w:r>
        <w:r>
          <w:fldChar w:fldCharType="begin"/>
        </w:r>
        <w:r>
          <w:instrText xml:space="preserve"> HYPERLINK "https://docs.streamlit.io/" \t "_new" </w:instrText>
        </w:r>
        <w:r>
          <w:fldChar w:fldCharType="separate"/>
        </w:r>
        <w:r>
          <w:rPr>
            <w:rStyle w:val="Hyperlink"/>
          </w:rPr>
          <w:t>https://docs.streamlit.io/</w:t>
        </w:r>
        <w:r>
          <w:rPr>
            <w:rStyle w:val="Hyperlink"/>
          </w:rPr>
          <w:fldChar w:fldCharType="end"/>
        </w:r>
        <w:r>
          <w:t xml:space="preserve"> </w:t>
        </w:r>
      </w:ins>
    </w:p>
    <w:p w14:paraId="45CC54C3" w14:textId="77777777" w:rsidR="004B39FD" w:rsidRDefault="004B39FD" w:rsidP="004B39FD">
      <w:pPr>
        <w:numPr>
          <w:ilvl w:val="0"/>
          <w:numId w:val="30"/>
        </w:numPr>
        <w:spacing w:before="100" w:beforeAutospacing="1" w:after="100" w:afterAutospacing="1"/>
        <w:rPr>
          <w:ins w:id="2457" w:author="Author" w:date="2026-07-05T14:17:00Z"/>
        </w:rPr>
      </w:pPr>
      <w:ins w:id="2458" w:author="Author" w:date="2026-07-05T14:17:00Z">
        <w:r>
          <w:t xml:space="preserve">Python Software Foundation. </w:t>
        </w:r>
        <w:r>
          <w:rPr>
            <w:rStyle w:val="Strong"/>
          </w:rPr>
          <w:t>Python Documentation</w:t>
        </w:r>
        <w:r>
          <w:t xml:space="preserve">. Available at: </w:t>
        </w:r>
        <w:r>
          <w:fldChar w:fldCharType="begin"/>
        </w:r>
        <w:r>
          <w:instrText xml:space="preserve"> HYPERLINK "https://docs.python.org/3/" \t "_new" </w:instrText>
        </w:r>
        <w:r>
          <w:fldChar w:fldCharType="separate"/>
        </w:r>
        <w:r>
          <w:rPr>
            <w:rStyle w:val="Hyperlink"/>
          </w:rPr>
          <w:t>https://docs.python.org/3/</w:t>
        </w:r>
        <w:r>
          <w:rPr>
            <w:rStyle w:val="Hyperlink"/>
          </w:rPr>
          <w:fldChar w:fldCharType="end"/>
        </w:r>
        <w:r>
          <w:t xml:space="preserve"> </w:t>
        </w:r>
      </w:ins>
    </w:p>
    <w:p w14:paraId="4ADC8E96" w14:textId="77777777" w:rsidR="004B39FD" w:rsidRDefault="004B39FD" w:rsidP="004B39FD">
      <w:pPr>
        <w:numPr>
          <w:ilvl w:val="0"/>
          <w:numId w:val="30"/>
        </w:numPr>
        <w:spacing w:before="100" w:beforeAutospacing="1" w:after="100" w:afterAutospacing="1"/>
        <w:rPr>
          <w:ins w:id="2459" w:author="Author" w:date="2026-07-05T14:17:00Z"/>
        </w:rPr>
      </w:pPr>
      <w:ins w:id="2460" w:author="Author" w:date="2026-07-05T14:17:00Z">
        <w:r>
          <w:t xml:space="preserve">Jupyter Project. </w:t>
        </w:r>
        <w:r>
          <w:rPr>
            <w:rStyle w:val="Strong"/>
          </w:rPr>
          <w:t>Jupyter Notebook Documentation</w:t>
        </w:r>
        <w:r>
          <w:t xml:space="preserve">. Available at: https://jupyter.org/documentation </w:t>
        </w:r>
      </w:ins>
    </w:p>
    <w:p w14:paraId="0A56F0DB" w14:textId="77777777" w:rsidR="004B39FD" w:rsidRDefault="004B39FD" w:rsidP="004B39FD">
      <w:pPr>
        <w:numPr>
          <w:ilvl w:val="0"/>
          <w:numId w:val="30"/>
        </w:numPr>
        <w:spacing w:before="100" w:beforeAutospacing="1" w:after="100" w:afterAutospacing="1"/>
        <w:rPr>
          <w:ins w:id="2461" w:author="Author" w:date="2026-07-05T14:17:00Z"/>
        </w:rPr>
      </w:pPr>
      <w:ins w:id="2462" w:author="Author" w:date="2026-07-05T14:17:00Z">
        <w:r>
          <w:t xml:space="preserve">Microsoft. </w:t>
        </w:r>
        <w:r>
          <w:rPr>
            <w:rStyle w:val="Strong"/>
          </w:rPr>
          <w:t>Visual Studio Code Documentation</w:t>
        </w:r>
        <w:r>
          <w:t xml:space="preserve">. Available at: </w:t>
        </w:r>
        <w:r>
          <w:fldChar w:fldCharType="begin"/>
        </w:r>
        <w:r>
          <w:instrText xml:space="preserve"> HYPERLINK "https://code.visualstudio.com/docs" \t "_new" </w:instrText>
        </w:r>
        <w:r>
          <w:fldChar w:fldCharType="separate"/>
        </w:r>
        <w:r>
          <w:rPr>
            <w:rStyle w:val="Hyperlink"/>
          </w:rPr>
          <w:t>https://code.visualstudio.com/docs</w:t>
        </w:r>
        <w:r>
          <w:rPr>
            <w:rStyle w:val="Hyperlink"/>
          </w:rPr>
          <w:fldChar w:fldCharType="end"/>
        </w:r>
        <w:r>
          <w:t xml:space="preserve"> </w:t>
        </w:r>
      </w:ins>
    </w:p>
    <w:p w14:paraId="4462A54D" w14:textId="77777777" w:rsidR="004B39FD" w:rsidRDefault="004B39FD" w:rsidP="004B39FD">
      <w:pPr>
        <w:numPr>
          <w:ilvl w:val="0"/>
          <w:numId w:val="30"/>
        </w:numPr>
        <w:spacing w:before="100" w:beforeAutospacing="1" w:after="100" w:afterAutospacing="1"/>
        <w:rPr>
          <w:ins w:id="2463" w:author="Author" w:date="2026-07-05T14:17:00Z"/>
        </w:rPr>
      </w:pPr>
      <w:ins w:id="2464" w:author="Author" w:date="2026-07-05T14:17:00Z">
        <w:r>
          <w:t xml:space="preserve">Unified Mentor. </w:t>
        </w:r>
        <w:r>
          <w:rPr>
            <w:rStyle w:val="Strong"/>
          </w:rPr>
          <w:t>Data Analytics Internship Project – Product Line Profitability &amp; Margin Performance Analysis for Nassau Candy Distributor</w:t>
        </w:r>
        <w:r>
          <w:t xml:space="preserve"> (Project Description).</w:t>
        </w:r>
      </w:ins>
    </w:p>
    <w:p w14:paraId="176C471A" w14:textId="77777777" w:rsidR="004B39FD" w:rsidRDefault="004B39FD" w:rsidP="004B39FD">
      <w:pPr>
        <w:rPr>
          <w:ins w:id="2465" w:author="Author" w:date="2026-07-05T14:17:00Z"/>
        </w:rPr>
      </w:pPr>
    </w:p>
    <w:p w14:paraId="7493A22D" w14:textId="63B7570E" w:rsidR="00FB2810" w:rsidRPr="004A1522" w:rsidDel="00F1302C" w:rsidRDefault="001903FB" w:rsidP="00F1302C">
      <w:pPr>
        <w:pStyle w:val="BodyTextIndent"/>
        <w:rPr>
          <w:del w:id="2466" w:author="Author" w:date="2026-07-05T13:43:00Z"/>
          <w:rPrChange w:id="2467" w:author="Author" w:date="2026-07-05T14:06:00Z">
            <w:rPr>
              <w:del w:id="2468" w:author="Author" w:date="2026-07-05T13:43:00Z"/>
            </w:rPr>
          </w:rPrChange>
        </w:rPr>
      </w:pPr>
      <w:del w:id="2469" w:author="Author" w:date="2026-07-05T13:43:00Z">
        <w:r w:rsidRPr="004A1522" w:rsidDel="00F1302C">
          <w:rPr>
            <w:rPrChange w:id="2470" w:author="Author" w:date="2026-07-05T14:06:00Z">
              <w:rPr/>
            </w:rPrChange>
          </w:rPr>
          <w:delText>Multipliers can be especially confusing. Write “Magnetization (kA/m)” or “Magnetization (10</w:delText>
        </w:r>
        <w:r w:rsidRPr="004A1522" w:rsidDel="00F1302C">
          <w:rPr>
            <w:vertAlign w:val="superscript"/>
            <w:rPrChange w:id="2471" w:author="Author" w:date="2026-07-05T14:06:00Z">
              <w:rPr>
                <w:vertAlign w:val="superscript"/>
              </w:rPr>
            </w:rPrChange>
          </w:rPr>
          <w:delText>3</w:delText>
        </w:r>
        <w:r w:rsidRPr="004A1522" w:rsidDel="00F1302C">
          <w:rPr>
            <w:rPrChange w:id="2472" w:author="Author" w:date="2026-07-05T14:06:00Z">
              <w:rPr/>
            </w:rPrChange>
          </w:rPr>
          <w:delText xml:space="preserve"> A/m).” Do not write “Magnetization (A/m) x 1000” because the reader would not know whether the top axis label in figure means 15 000 A/m or 0.015 A/m.</w:delText>
        </w:r>
      </w:del>
    </w:p>
    <w:p w14:paraId="52AF6229" w14:textId="3115FBD4" w:rsidR="00FB2810" w:rsidRPr="004A1522" w:rsidDel="00F1302C" w:rsidRDefault="001903FB" w:rsidP="00F1302C">
      <w:pPr>
        <w:pStyle w:val="BodyTextIndent"/>
        <w:rPr>
          <w:del w:id="2473" w:author="Author" w:date="2026-07-05T13:43:00Z"/>
          <w:rPrChange w:id="2474" w:author="Author" w:date="2026-07-05T14:06:00Z">
            <w:rPr>
              <w:del w:id="2475" w:author="Author" w:date="2026-07-05T13:43:00Z"/>
            </w:rPr>
          </w:rPrChange>
        </w:rPr>
      </w:pPr>
      <w:del w:id="2476" w:author="Author" w:date="2026-07-05T13:43:00Z">
        <w:r w:rsidRPr="004A1522" w:rsidDel="00F1302C">
          <w:rPr>
            <w:rPrChange w:id="2477" w:author="Author" w:date="2026-07-05T14:06:00Z">
              <w:rPr/>
            </w:rPrChange>
          </w:rPr>
          <w:delText>Number equations consecutively with equation numbers in parentheses flush with the right margin, as i</w:delText>
        </w:r>
        <w:r w:rsidRPr="004A1522" w:rsidDel="00F1302C">
          <w:rPr>
            <w:rPrChange w:id="2478" w:author="Author" w:date="2026-07-05T14:06:00Z">
              <w:rPr/>
            </w:rPrChange>
          </w:rPr>
          <w:delText>n (1). To make your equations more compact, you may use the solidus ( / ), the exp function, or appropriate exponents. Italicize Roman symbols for quantities and variables, but not Greek symbols. Use an em (long) dash rather than a hyphen for a minus sign.</w:delText>
        </w:r>
        <w:r w:rsidRPr="004A1522" w:rsidDel="00F1302C">
          <w:rPr>
            <w:rPrChange w:id="2479" w:author="Author" w:date="2026-07-05T14:06:00Z">
              <w:rPr/>
            </w:rPrChange>
          </w:rPr>
          <w:delText xml:space="preserve"> Use parentheses to avoid ambiguities in denominators. Punctuate equations with commas or periods when they are part of a sentence, as in</w:delText>
        </w:r>
      </w:del>
    </w:p>
    <w:p w14:paraId="2D55A7F2" w14:textId="336ACCE2" w:rsidR="00FB2810" w:rsidRPr="004A1522" w:rsidDel="00F1302C" w:rsidRDefault="00FB2810" w:rsidP="00F1302C">
      <w:pPr>
        <w:pStyle w:val="BodyTextIndent"/>
        <w:rPr>
          <w:del w:id="2480" w:author="Author" w:date="2026-07-05T13:43:00Z"/>
          <w:rPrChange w:id="2481" w:author="Author" w:date="2026-07-05T14:06:00Z">
            <w:rPr>
              <w:del w:id="2482" w:author="Author" w:date="2026-07-05T13:43:00Z"/>
            </w:rPr>
          </w:rPrChange>
        </w:rPr>
      </w:pPr>
    </w:p>
    <w:p w14:paraId="4A18BBB7" w14:textId="527C7C3E" w:rsidR="00FB2810" w:rsidRPr="004A1522" w:rsidDel="00F1302C" w:rsidRDefault="001903FB" w:rsidP="00F1302C">
      <w:pPr>
        <w:pStyle w:val="BodyTextIndent"/>
        <w:rPr>
          <w:del w:id="2483" w:author="Author" w:date="2026-07-05T13:43:00Z"/>
          <w:rPrChange w:id="2484" w:author="Author" w:date="2026-07-05T14:06:00Z">
            <w:rPr>
              <w:del w:id="2485" w:author="Author" w:date="2026-07-05T13:43:00Z"/>
            </w:rPr>
          </w:rPrChange>
        </w:rPr>
      </w:pPr>
      <w:del w:id="2486" w:author="Author" w:date="2026-07-05T13:43:00Z">
        <w:r w:rsidRPr="004A1522" w:rsidDel="00F1302C">
          <w:rPr>
            <w:iCs/>
            <w:rPrChange w:id="2487" w:author="Author" w:date="2026-07-05T14:06:00Z">
              <w:rPr>
                <w:iCs/>
              </w:rPr>
            </w:rPrChange>
          </w:rPr>
          <w:delText>a + b = c.</w:delText>
        </w:r>
      </w:del>
    </w:p>
    <w:p w14:paraId="31E63C4A" w14:textId="0CB7463F" w:rsidR="00FB2810" w:rsidRPr="004A1522" w:rsidDel="00F1302C" w:rsidRDefault="00FB2810" w:rsidP="00F1302C">
      <w:pPr>
        <w:pStyle w:val="BodyTextIndent"/>
        <w:rPr>
          <w:del w:id="2488" w:author="Author" w:date="2026-07-05T13:43:00Z"/>
          <w:rPrChange w:id="2489" w:author="Author" w:date="2026-07-05T14:06:00Z">
            <w:rPr>
              <w:del w:id="2490" w:author="Author" w:date="2026-07-05T13:43:00Z"/>
            </w:rPr>
          </w:rPrChange>
        </w:rPr>
      </w:pPr>
    </w:p>
    <w:p w14:paraId="68A3B06E" w14:textId="2F3C50B3" w:rsidR="00FB2810" w:rsidRPr="004A1522" w:rsidDel="00F1302C" w:rsidRDefault="001903FB" w:rsidP="00F1302C">
      <w:pPr>
        <w:pStyle w:val="BodyTextIndent"/>
        <w:rPr>
          <w:del w:id="2491" w:author="Author" w:date="2026-07-05T13:43:00Z"/>
          <w:rPrChange w:id="2492" w:author="Author" w:date="2026-07-05T14:06:00Z">
            <w:rPr>
              <w:del w:id="2493" w:author="Author" w:date="2026-07-05T13:43:00Z"/>
            </w:rPr>
          </w:rPrChange>
        </w:rPr>
      </w:pPr>
      <w:del w:id="2494" w:author="Author" w:date="2026-07-05T13:43:00Z">
        <w:r w:rsidRPr="004A1522" w:rsidDel="00F1302C">
          <w:rPr>
            <w:rPrChange w:id="2495" w:author="Author" w:date="2026-07-05T14:06:00Z">
              <w:rPr/>
            </w:rPrChange>
          </w:rPr>
          <w:delText>Be sure that the symbols in your equation have been defined before the equation appears or immediately fo</w:delText>
        </w:r>
        <w:r w:rsidRPr="004A1522" w:rsidDel="00F1302C">
          <w:rPr>
            <w:rPrChange w:id="2496" w:author="Author" w:date="2026-07-05T14:06:00Z">
              <w:rPr/>
            </w:rPrChange>
          </w:rPr>
          <w:delText>llowing. Use “(1),” not “Eq. (1)” or “equation (1),” except at the beginning of a sentence: “Equation (1) is …”</w:delText>
        </w:r>
      </w:del>
    </w:p>
    <w:p w14:paraId="6AB46C16" w14:textId="6B7838EB" w:rsidR="00FB2810" w:rsidRPr="004A1522" w:rsidDel="00F1302C" w:rsidRDefault="001903FB" w:rsidP="00F1302C">
      <w:pPr>
        <w:pStyle w:val="BodyTextIndent"/>
        <w:rPr>
          <w:del w:id="2497" w:author="Author" w:date="2026-07-05T13:43:00Z"/>
          <w:rPrChange w:id="2498" w:author="Author" w:date="2026-07-05T14:06:00Z">
            <w:rPr>
              <w:del w:id="2499" w:author="Author" w:date="2026-07-05T13:43:00Z"/>
            </w:rPr>
          </w:rPrChange>
        </w:rPr>
      </w:pPr>
      <w:del w:id="2500" w:author="Author" w:date="2026-07-05T13:43:00Z">
        <w:r w:rsidRPr="004A1522" w:rsidDel="00F1302C">
          <w:rPr>
            <w:rPrChange w:id="2501" w:author="Author" w:date="2026-07-05T14:06:00Z">
              <w:rPr/>
            </w:rPrChange>
          </w:rPr>
          <w:delText>Use a zero before decimal points: “0.25,” not “.25.” Use “cm</w:delText>
        </w:r>
        <w:r w:rsidRPr="004A1522" w:rsidDel="00F1302C">
          <w:rPr>
            <w:vertAlign w:val="superscript"/>
            <w:rPrChange w:id="2502" w:author="Author" w:date="2026-07-05T14:06:00Z">
              <w:rPr>
                <w:vertAlign w:val="superscript"/>
              </w:rPr>
            </w:rPrChange>
          </w:rPr>
          <w:delText>3</w:delText>
        </w:r>
        <w:r w:rsidRPr="004A1522" w:rsidDel="00F1302C">
          <w:rPr>
            <w:rPrChange w:id="2503" w:author="Author" w:date="2026-07-05T14:06:00Z">
              <w:rPr/>
            </w:rPrChange>
          </w:rPr>
          <w:delText>,” not “cc.” Do not mix complete spellings and abbreviations of units: “Wb</w:delText>
        </w:r>
        <w:r w:rsidRPr="004A1522" w:rsidDel="00F1302C">
          <w:rPr>
            <w:vertAlign w:val="subscript"/>
            <w:rPrChange w:id="2504" w:author="Author" w:date="2026-07-05T14:06:00Z">
              <w:rPr>
                <w:vertAlign w:val="subscript"/>
              </w:rPr>
            </w:rPrChange>
          </w:rPr>
          <w:delText>2</w:delText>
        </w:r>
        <w:r w:rsidRPr="004A1522" w:rsidDel="00F1302C">
          <w:rPr>
            <w:rPrChange w:id="2505" w:author="Author" w:date="2026-07-05T14:06:00Z">
              <w:rPr/>
            </w:rPrChange>
          </w:rPr>
          <w:delText>/m</w:delText>
        </w:r>
        <w:r w:rsidRPr="004A1522" w:rsidDel="00F1302C">
          <w:rPr>
            <w:vertAlign w:val="superscript"/>
            <w:rPrChange w:id="2506" w:author="Author" w:date="2026-07-05T14:06:00Z">
              <w:rPr>
                <w:vertAlign w:val="superscript"/>
              </w:rPr>
            </w:rPrChange>
          </w:rPr>
          <w:delText>2</w:delText>
        </w:r>
        <w:r w:rsidRPr="004A1522" w:rsidDel="00F1302C">
          <w:rPr>
            <w:rPrChange w:id="2507" w:author="Author" w:date="2026-07-05T14:06:00Z">
              <w:rPr/>
            </w:rPrChange>
          </w:rPr>
          <w:delText xml:space="preserve">” or </w:delText>
        </w:r>
        <w:r w:rsidRPr="004A1522" w:rsidDel="00F1302C">
          <w:rPr>
            <w:rPrChange w:id="2508" w:author="Author" w:date="2026-07-05T14:06:00Z">
              <w:rPr/>
            </w:rPrChange>
          </w:rPr>
          <w:delText>“webers per square meter,” not “webers/m</w:delText>
        </w:r>
        <w:r w:rsidRPr="004A1522" w:rsidDel="00F1302C">
          <w:rPr>
            <w:vertAlign w:val="superscript"/>
            <w:rPrChange w:id="2509" w:author="Author" w:date="2026-07-05T14:06:00Z">
              <w:rPr>
                <w:vertAlign w:val="superscript"/>
              </w:rPr>
            </w:rPrChange>
          </w:rPr>
          <w:delText>2</w:delText>
        </w:r>
        <w:r w:rsidRPr="004A1522" w:rsidDel="00F1302C">
          <w:rPr>
            <w:rPrChange w:id="2510" w:author="Author" w:date="2026-07-05T14:06:00Z">
              <w:rPr/>
            </w:rPrChange>
          </w:rPr>
          <w:delText xml:space="preserve">.” Spell units when they appear in text:  “…a few henries,” not “…a few H.” </w:delText>
        </w:r>
      </w:del>
    </w:p>
    <w:p w14:paraId="26A37910" w14:textId="0E9E0B60" w:rsidR="00FB2810" w:rsidRPr="004A1522" w:rsidDel="00F1302C" w:rsidRDefault="001903FB" w:rsidP="00F1302C">
      <w:pPr>
        <w:pStyle w:val="BodyTextIndent"/>
        <w:rPr>
          <w:del w:id="2511" w:author="Author" w:date="2026-07-05T13:43:00Z"/>
          <w:rPrChange w:id="2512" w:author="Author" w:date="2026-07-05T14:06:00Z">
            <w:rPr>
              <w:del w:id="2513" w:author="Author" w:date="2026-07-05T13:43:00Z"/>
            </w:rPr>
          </w:rPrChange>
        </w:rPr>
      </w:pPr>
      <w:del w:id="2514" w:author="Author" w:date="2026-07-05T13:43:00Z">
        <w:r w:rsidRPr="004A1522" w:rsidDel="00F1302C">
          <w:rPr>
            <w:rPrChange w:id="2515" w:author="Author" w:date="2026-07-05T14:06:00Z">
              <w:rPr/>
            </w:rPrChange>
          </w:rPr>
          <w:delText>Do not add any kind of pagination anywhere in the paper.</w:delText>
        </w:r>
      </w:del>
    </w:p>
    <w:p w14:paraId="686811F5" w14:textId="59730C73" w:rsidR="00FB2810" w:rsidRPr="004A1522" w:rsidDel="00F1302C" w:rsidRDefault="001903FB" w:rsidP="00F1302C">
      <w:pPr>
        <w:pStyle w:val="BodyTextIndent"/>
        <w:rPr>
          <w:del w:id="2516" w:author="Author" w:date="2026-07-05T13:43:00Z"/>
          <w:rPrChange w:id="2517" w:author="Author" w:date="2026-07-05T14:06:00Z">
            <w:rPr>
              <w:del w:id="2518" w:author="Author" w:date="2026-07-05T13:43:00Z"/>
            </w:rPr>
          </w:rPrChange>
        </w:rPr>
      </w:pPr>
      <w:del w:id="2519" w:author="Author" w:date="2026-07-05T13:43:00Z">
        <w:r w:rsidRPr="004A1522" w:rsidDel="00F1302C">
          <w:rPr>
            <w:rPrChange w:id="2520" w:author="Author" w:date="2026-07-05T14:06:00Z">
              <w:rPr/>
            </w:rPrChange>
          </w:rPr>
          <w:delText>First-Order Headings</w:delText>
        </w:r>
      </w:del>
    </w:p>
    <w:p w14:paraId="7B85D837" w14:textId="4E3F6210" w:rsidR="00FB2810" w:rsidRPr="004A1522" w:rsidDel="00F1302C" w:rsidRDefault="001903FB" w:rsidP="00F1302C">
      <w:pPr>
        <w:pStyle w:val="BodyTextIndent"/>
        <w:rPr>
          <w:del w:id="2521" w:author="Author" w:date="2026-07-05T13:43:00Z"/>
          <w:rPrChange w:id="2522" w:author="Author" w:date="2026-07-05T14:06:00Z">
            <w:rPr>
              <w:del w:id="2523" w:author="Author" w:date="2026-07-05T13:43:00Z"/>
            </w:rPr>
          </w:rPrChange>
        </w:rPr>
      </w:pPr>
      <w:del w:id="2524" w:author="Author" w:date="2026-07-05T13:43:00Z">
        <w:r w:rsidRPr="004A1522" w:rsidDel="00F1302C">
          <w:rPr>
            <w:rPrChange w:id="2525" w:author="Author" w:date="2026-07-05T14:06:00Z">
              <w:rPr/>
            </w:rPrChange>
          </w:rPr>
          <w:delText xml:space="preserve">First-order headings should use Times 10-point </w:delText>
        </w:r>
        <w:r w:rsidRPr="004A1522" w:rsidDel="00F1302C">
          <w:rPr>
            <w:rPrChange w:id="2526" w:author="Author" w:date="2026-07-05T14:06:00Z">
              <w:rPr/>
            </w:rPrChange>
          </w:rPr>
          <w:delText>small-caps, with 12 points of space before and 6 points after. This format is set as “Heading 1” in the Styles menu of this document. Capitalize the first letter of nouns, pronouns, verbs, adjectives, and adverbs; do not capitalize articles, coordinate con</w:delText>
        </w:r>
        <w:r w:rsidRPr="004A1522" w:rsidDel="00F1302C">
          <w:rPr>
            <w:rPrChange w:id="2527" w:author="Author" w:date="2026-07-05T14:06:00Z">
              <w:rPr/>
            </w:rPrChange>
          </w:rPr>
          <w:delText>junctions, or prepositions (unless the heading begins with such a word).</w:delText>
        </w:r>
      </w:del>
    </w:p>
    <w:p w14:paraId="58C4AB9E" w14:textId="0E441508" w:rsidR="00FB2810" w:rsidRPr="004A1522" w:rsidDel="00F1302C" w:rsidRDefault="001903FB" w:rsidP="00F1302C">
      <w:pPr>
        <w:pStyle w:val="BodyTextIndent"/>
        <w:rPr>
          <w:del w:id="2528" w:author="Author" w:date="2026-07-05T13:43:00Z"/>
          <w:rPrChange w:id="2529" w:author="Author" w:date="2026-07-05T14:06:00Z">
            <w:rPr>
              <w:del w:id="2530" w:author="Author" w:date="2026-07-05T13:43:00Z"/>
            </w:rPr>
          </w:rPrChange>
        </w:rPr>
      </w:pPr>
      <w:del w:id="2531" w:author="Author" w:date="2026-07-05T13:43:00Z">
        <w:r w:rsidRPr="004A1522" w:rsidDel="00F1302C">
          <w:rPr>
            <w:rPrChange w:id="2532" w:author="Author" w:date="2026-07-05T14:06:00Z">
              <w:rPr/>
            </w:rPrChange>
          </w:rPr>
          <w:delText>I.  Second-order headings</w:delText>
        </w:r>
      </w:del>
    </w:p>
    <w:p w14:paraId="0BF8AD22" w14:textId="1E142E31" w:rsidR="00FB2810" w:rsidRPr="004A1522" w:rsidDel="00F1302C" w:rsidRDefault="001903FB" w:rsidP="00F1302C">
      <w:pPr>
        <w:pStyle w:val="BodyTextIndent"/>
        <w:rPr>
          <w:del w:id="2533" w:author="Author" w:date="2026-07-05T13:43:00Z"/>
          <w:rPrChange w:id="2534" w:author="Author" w:date="2026-07-05T14:06:00Z">
            <w:rPr>
              <w:del w:id="2535" w:author="Author" w:date="2026-07-05T13:43:00Z"/>
            </w:rPr>
          </w:rPrChange>
        </w:rPr>
      </w:pPr>
      <w:del w:id="2536" w:author="Author" w:date="2026-07-05T13:43:00Z">
        <w:r w:rsidRPr="004A1522" w:rsidDel="00F1302C">
          <w:rPr>
            <w:rPrChange w:id="2537" w:author="Author" w:date="2026-07-05T14:06:00Z">
              <w:rPr/>
            </w:rPrChange>
          </w:rPr>
          <w:delText xml:space="preserve">As in this heading, second-order headings should be Times 10-point, initially capitalized and italicized, flush left, with 9 points of space before and 3 </w:delText>
        </w:r>
        <w:r w:rsidRPr="004A1522" w:rsidDel="00F1302C">
          <w:rPr>
            <w:rPrChange w:id="2538" w:author="Author" w:date="2026-07-05T14:06:00Z">
              <w:rPr/>
            </w:rPrChange>
          </w:rPr>
          <w:delText>points after. This format is set as “Heading 2” in the Styles menu of this document. Sections defined by second-order headings should be numbered with upper-case Roman numerals, as in this document.</w:delText>
        </w:r>
      </w:del>
    </w:p>
    <w:p w14:paraId="5E16B7EF" w14:textId="44BAC555" w:rsidR="00FB2810" w:rsidRPr="004A1522" w:rsidDel="00F1302C" w:rsidRDefault="001903FB" w:rsidP="00F1302C">
      <w:pPr>
        <w:pStyle w:val="BodyTextIndent"/>
        <w:rPr>
          <w:del w:id="2539" w:author="Author" w:date="2026-07-05T13:43:00Z"/>
          <w:rPrChange w:id="2540" w:author="Author" w:date="2026-07-05T14:06:00Z">
            <w:rPr>
              <w:del w:id="2541" w:author="Author" w:date="2026-07-05T13:43:00Z"/>
            </w:rPr>
          </w:rPrChange>
        </w:rPr>
      </w:pPr>
      <w:del w:id="2542" w:author="Author" w:date="2026-07-05T13:43:00Z">
        <w:r w:rsidRPr="004A1522" w:rsidDel="00F1302C">
          <w:rPr>
            <w:rPrChange w:id="2543" w:author="Author" w:date="2026-07-05T14:06:00Z">
              <w:rPr/>
            </w:rPrChange>
          </w:rPr>
          <w:delText>Bullets and Numbered Lists</w:delText>
        </w:r>
      </w:del>
    </w:p>
    <w:p w14:paraId="289B29B6" w14:textId="78574670" w:rsidR="00FB2810" w:rsidRPr="004A1522" w:rsidDel="00F1302C" w:rsidRDefault="001903FB" w:rsidP="00F1302C">
      <w:pPr>
        <w:pStyle w:val="BodyTextIndent"/>
        <w:rPr>
          <w:del w:id="2544" w:author="Author" w:date="2026-07-05T13:43:00Z"/>
          <w:rPrChange w:id="2545" w:author="Author" w:date="2026-07-05T14:06:00Z">
            <w:rPr>
              <w:del w:id="2546" w:author="Author" w:date="2026-07-05T13:43:00Z"/>
            </w:rPr>
          </w:rPrChange>
        </w:rPr>
      </w:pPr>
      <w:del w:id="2547" w:author="Author" w:date="2026-07-05T13:43:00Z">
        <w:r w:rsidRPr="004A1522" w:rsidDel="00F1302C">
          <w:rPr>
            <w:rPrChange w:id="2548" w:author="Author" w:date="2026-07-05T14:06:00Z">
              <w:rPr/>
            </w:rPrChange>
          </w:rPr>
          <w:delText>The recommended format for bul</w:delText>
        </w:r>
        <w:r w:rsidRPr="004A1522" w:rsidDel="00F1302C">
          <w:rPr>
            <w:rPrChange w:id="2549" w:author="Author" w:date="2026-07-05T14:06:00Z">
              <w:rPr/>
            </w:rPrChange>
          </w:rPr>
          <w:delText>leted lists is as follows:</w:delText>
        </w:r>
      </w:del>
    </w:p>
    <w:p w14:paraId="639BF572" w14:textId="06F88E2A" w:rsidR="00FB2810" w:rsidRPr="004A1522" w:rsidDel="00F1302C" w:rsidRDefault="001903FB" w:rsidP="00F1302C">
      <w:pPr>
        <w:pStyle w:val="BodyTextIndent"/>
        <w:rPr>
          <w:del w:id="2550" w:author="Author" w:date="2026-07-05T13:43:00Z"/>
          <w:rPrChange w:id="2551" w:author="Author" w:date="2026-07-05T14:06:00Z">
            <w:rPr>
              <w:del w:id="2552" w:author="Author" w:date="2026-07-05T13:43:00Z"/>
            </w:rPr>
          </w:rPrChange>
        </w:rPr>
      </w:pPr>
      <w:del w:id="2553" w:author="Author" w:date="2026-07-05T13:43:00Z">
        <w:r w:rsidRPr="004A1522" w:rsidDel="00F1302C">
          <w:rPr>
            <w:rPrChange w:id="2554" w:author="Author" w:date="2026-07-05T14:06:00Z">
              <w:rPr/>
            </w:rPrChange>
          </w:rPr>
          <w:delText>The lead-in sentence ends with a colon only if it is a complete sentence or ends with the words “as follows” or “the following.”</w:delText>
        </w:r>
      </w:del>
    </w:p>
    <w:p w14:paraId="7123F772" w14:textId="2DEEEB69" w:rsidR="00FB2810" w:rsidRPr="004A1522" w:rsidDel="00F1302C" w:rsidRDefault="001903FB" w:rsidP="00F1302C">
      <w:pPr>
        <w:pStyle w:val="BodyTextIndent"/>
        <w:rPr>
          <w:del w:id="2555" w:author="Author" w:date="2026-07-05T13:43:00Z"/>
          <w:rPrChange w:id="2556" w:author="Author" w:date="2026-07-05T14:06:00Z">
            <w:rPr>
              <w:del w:id="2557" w:author="Author" w:date="2026-07-05T13:43:00Z"/>
            </w:rPr>
          </w:rPrChange>
        </w:rPr>
      </w:pPr>
      <w:del w:id="2558" w:author="Author" w:date="2026-07-05T13:43:00Z">
        <w:r w:rsidRPr="004A1522" w:rsidDel="00F1302C">
          <w:rPr>
            <w:rPrChange w:id="2559" w:author="Author" w:date="2026-07-05T14:06:00Z">
              <w:rPr/>
            </w:rPrChange>
          </w:rPr>
          <w:delText>No blank lines should be used between the lead-in sentence and the list items.</w:delText>
        </w:r>
      </w:del>
    </w:p>
    <w:p w14:paraId="0BD8B2E0" w14:textId="5159F63F" w:rsidR="00FB2810" w:rsidRPr="004A1522" w:rsidDel="00F1302C" w:rsidRDefault="001903FB" w:rsidP="00F1302C">
      <w:pPr>
        <w:pStyle w:val="BodyTextIndent"/>
        <w:rPr>
          <w:del w:id="2560" w:author="Author" w:date="2026-07-05T13:43:00Z"/>
          <w:rPrChange w:id="2561" w:author="Author" w:date="2026-07-05T14:06:00Z">
            <w:rPr>
              <w:del w:id="2562" w:author="Author" w:date="2026-07-05T13:43:00Z"/>
            </w:rPr>
          </w:rPrChange>
        </w:rPr>
      </w:pPr>
      <w:del w:id="2563" w:author="Author" w:date="2026-07-05T13:43:00Z">
        <w:r w:rsidRPr="004A1522" w:rsidDel="00F1302C">
          <w:rPr>
            <w:rPrChange w:id="2564" w:author="Author" w:date="2026-07-05T14:06:00Z">
              <w:rPr/>
            </w:rPrChange>
          </w:rPr>
          <w:delText>List items (BulletLis</w:delText>
        </w:r>
        <w:r w:rsidRPr="004A1522" w:rsidDel="00F1302C">
          <w:rPr>
            <w:rPrChange w:id="2565" w:author="Author" w:date="2026-07-05T14:06:00Z">
              <w:rPr/>
            </w:rPrChange>
          </w:rPr>
          <w:delText>t Style) should be indented 0.5 inches from the left margin and should use rounded bullets (no dashes, hyphens, or other symbols should be used).</w:delText>
        </w:r>
      </w:del>
    </w:p>
    <w:p w14:paraId="1352E291" w14:textId="0348A309" w:rsidR="00FB2810" w:rsidRPr="004A1522" w:rsidDel="00F1302C" w:rsidRDefault="00FB2810" w:rsidP="00F1302C">
      <w:pPr>
        <w:pStyle w:val="BodyTextIndent"/>
        <w:rPr>
          <w:del w:id="2566" w:author="Author" w:date="2026-07-05T13:43:00Z"/>
          <w:rPrChange w:id="2567" w:author="Author" w:date="2026-07-05T14:06:00Z">
            <w:rPr>
              <w:del w:id="2568" w:author="Author" w:date="2026-07-05T13:43:00Z"/>
            </w:rPr>
          </w:rPrChange>
        </w:rPr>
      </w:pPr>
    </w:p>
    <w:p w14:paraId="6DCA8813" w14:textId="5650E939" w:rsidR="00FB2810" w:rsidRPr="004A1522" w:rsidDel="00F1302C" w:rsidRDefault="001903FB" w:rsidP="00F1302C">
      <w:pPr>
        <w:pStyle w:val="BodyTextIndent"/>
        <w:rPr>
          <w:del w:id="2569" w:author="Author" w:date="2026-07-05T13:43:00Z"/>
          <w:rPrChange w:id="2570" w:author="Author" w:date="2026-07-05T14:06:00Z">
            <w:rPr>
              <w:del w:id="2571" w:author="Author" w:date="2026-07-05T13:43:00Z"/>
            </w:rPr>
          </w:rPrChange>
        </w:rPr>
      </w:pPr>
      <w:del w:id="2572" w:author="Author" w:date="2026-07-05T13:43:00Z">
        <w:r w:rsidRPr="004A1522" w:rsidDel="00F1302C">
          <w:rPr>
            <w:rPrChange w:id="2573" w:author="Author" w:date="2026-07-05T14:06:00Z">
              <w:rPr/>
            </w:rPrChange>
          </w:rPr>
          <w:delText>For numbered lists you should follow these guidelines:</w:delText>
        </w:r>
      </w:del>
    </w:p>
    <w:p w14:paraId="0DD331F9" w14:textId="6C09E0E4" w:rsidR="00FB2810" w:rsidRPr="004A1522" w:rsidDel="00F1302C" w:rsidRDefault="001903FB" w:rsidP="00F1302C">
      <w:pPr>
        <w:pStyle w:val="BodyTextIndent"/>
        <w:rPr>
          <w:del w:id="2574" w:author="Author" w:date="2026-07-05T13:43:00Z"/>
          <w:rPrChange w:id="2575" w:author="Author" w:date="2026-07-05T14:06:00Z">
            <w:rPr>
              <w:del w:id="2576" w:author="Author" w:date="2026-07-05T13:43:00Z"/>
            </w:rPr>
          </w:rPrChange>
        </w:rPr>
      </w:pPr>
      <w:del w:id="2577" w:author="Author" w:date="2026-07-05T13:43:00Z">
        <w:r w:rsidRPr="004A1522" w:rsidDel="00F1302C">
          <w:rPr>
            <w:rPrChange w:id="2578" w:author="Author" w:date="2026-07-05T14:06:00Z">
              <w:rPr/>
            </w:rPrChange>
          </w:rPr>
          <w:delText>Use where the order of the list is critical (NumberedL</w:delText>
        </w:r>
        <w:r w:rsidRPr="004A1522" w:rsidDel="00F1302C">
          <w:rPr>
            <w:rPrChange w:id="2579" w:author="Author" w:date="2026-07-05T14:06:00Z">
              <w:rPr/>
            </w:rPrChange>
          </w:rPr>
          <w:delText>ist Style).</w:delText>
        </w:r>
      </w:del>
    </w:p>
    <w:p w14:paraId="3E5BEC08" w14:textId="38C20E84" w:rsidR="00FB2810" w:rsidRPr="004A1522" w:rsidDel="00F1302C" w:rsidRDefault="001903FB" w:rsidP="00F1302C">
      <w:pPr>
        <w:pStyle w:val="BodyTextIndent"/>
        <w:rPr>
          <w:del w:id="2580" w:author="Author" w:date="2026-07-05T13:43:00Z"/>
          <w:rPrChange w:id="2581" w:author="Author" w:date="2026-07-05T14:06:00Z">
            <w:rPr>
              <w:del w:id="2582" w:author="Author" w:date="2026-07-05T13:43:00Z"/>
            </w:rPr>
          </w:rPrChange>
        </w:rPr>
      </w:pPr>
      <w:del w:id="2583" w:author="Author" w:date="2026-07-05T13:43:00Z">
        <w:r w:rsidRPr="004A1522" w:rsidDel="00F1302C">
          <w:rPr>
            <w:rPrChange w:id="2584" w:author="Author" w:date="2026-07-05T14:06:00Z">
              <w:rPr/>
            </w:rPrChange>
          </w:rPr>
          <w:delText>Use the auto-numbering feature included in the NumberedList Style.</w:delText>
        </w:r>
      </w:del>
    </w:p>
    <w:p w14:paraId="677ABA0F" w14:textId="15BB4B9E" w:rsidR="00FB2810" w:rsidRPr="004A1522" w:rsidDel="00F1302C" w:rsidRDefault="001903FB" w:rsidP="00F1302C">
      <w:pPr>
        <w:pStyle w:val="BodyTextIndent"/>
        <w:rPr>
          <w:del w:id="2585" w:author="Author" w:date="2026-07-05T13:43:00Z"/>
          <w:rPrChange w:id="2586" w:author="Author" w:date="2026-07-05T14:06:00Z">
            <w:rPr>
              <w:del w:id="2587" w:author="Author" w:date="2026-07-05T13:43:00Z"/>
            </w:rPr>
          </w:rPrChange>
        </w:rPr>
      </w:pPr>
      <w:del w:id="2588" w:author="Author" w:date="2026-07-05T13:43:00Z">
        <w:r w:rsidRPr="004A1522" w:rsidDel="00F1302C">
          <w:rPr>
            <w:rPrChange w:id="2589" w:author="Author" w:date="2026-07-05T14:06:00Z">
              <w:rPr/>
            </w:rPrChange>
          </w:rPr>
          <w:delText>Block Quote</w:delText>
        </w:r>
      </w:del>
    </w:p>
    <w:p w14:paraId="6A40B267" w14:textId="301351F6" w:rsidR="00FB2810" w:rsidRPr="004A1522" w:rsidDel="00F1302C" w:rsidRDefault="001903FB" w:rsidP="00F1302C">
      <w:pPr>
        <w:pStyle w:val="BodyTextIndent"/>
        <w:rPr>
          <w:del w:id="2590" w:author="Author" w:date="2026-07-05T13:43:00Z"/>
          <w:rPrChange w:id="2591" w:author="Author" w:date="2026-07-05T14:06:00Z">
            <w:rPr>
              <w:del w:id="2592" w:author="Author" w:date="2026-07-05T13:43:00Z"/>
            </w:rPr>
          </w:rPrChange>
        </w:rPr>
      </w:pPr>
      <w:del w:id="2593" w:author="Author" w:date="2026-07-05T13:43:00Z">
        <w:r w:rsidRPr="004A1522" w:rsidDel="00F1302C">
          <w:rPr>
            <w:rPrChange w:id="2594" w:author="Author" w:date="2026-07-05T14:06:00Z">
              <w:rPr/>
            </w:rPrChange>
          </w:rPr>
          <w:delText>If you need to offset text as block quotations of extracts, apply the BlockQuote Style to your paragraph for the correct indentation. You do not need to set quotatio</w:delText>
        </w:r>
        <w:r w:rsidRPr="004A1522" w:rsidDel="00F1302C">
          <w:rPr>
            <w:rPrChange w:id="2595" w:author="Author" w:date="2026-07-05T14:06:00Z">
              <w:rPr/>
            </w:rPrChange>
          </w:rPr>
          <w:delText>n marks around the block.</w:delText>
        </w:r>
      </w:del>
    </w:p>
    <w:p w14:paraId="4F091B45" w14:textId="703C0FAC" w:rsidR="00FB2810" w:rsidRPr="004A1522" w:rsidDel="00F1302C" w:rsidRDefault="00FB2810" w:rsidP="00F1302C">
      <w:pPr>
        <w:pStyle w:val="BodyTextIndent"/>
        <w:rPr>
          <w:del w:id="2596" w:author="Author" w:date="2026-07-05T13:43:00Z"/>
          <w:rPrChange w:id="2597" w:author="Author" w:date="2026-07-05T14:06:00Z">
            <w:rPr>
              <w:del w:id="2598" w:author="Author" w:date="2026-07-05T13:43:00Z"/>
            </w:rPr>
          </w:rPrChange>
        </w:rPr>
      </w:pPr>
    </w:p>
    <w:p w14:paraId="2B67F797" w14:textId="60F5C572" w:rsidR="00FB2810" w:rsidRPr="004A1522" w:rsidDel="00F1302C" w:rsidRDefault="001903FB" w:rsidP="00F1302C">
      <w:pPr>
        <w:pStyle w:val="BodyTextIndent"/>
        <w:rPr>
          <w:del w:id="2599" w:author="Author" w:date="2026-07-05T13:43:00Z"/>
          <w:rPrChange w:id="2600" w:author="Author" w:date="2026-07-05T14:06:00Z">
            <w:rPr>
              <w:del w:id="2601" w:author="Author" w:date="2026-07-05T13:43:00Z"/>
            </w:rPr>
          </w:rPrChange>
        </w:rPr>
      </w:pPr>
      <w:del w:id="2602" w:author="Author" w:date="2026-07-05T13:43:00Z">
        <w:r w:rsidRPr="004A1522" w:rsidDel="00F1302C">
          <w:rPr>
            <w:rPrChange w:id="2603" w:author="Author" w:date="2026-07-05T14:06:00Z">
              <w:rPr/>
            </w:rPrChange>
          </w:rPr>
          <w:delText>Block Quote: Statements in the block quote will be indented and left justified only to identify the content as different from the body text.</w:delText>
        </w:r>
      </w:del>
    </w:p>
    <w:p w14:paraId="4E92274F" w14:textId="74F8ADDC" w:rsidR="00FB2810" w:rsidRPr="004A1522" w:rsidDel="00F1302C" w:rsidRDefault="001903FB" w:rsidP="00F1302C">
      <w:pPr>
        <w:pStyle w:val="BodyTextIndent"/>
        <w:rPr>
          <w:del w:id="2604" w:author="Author" w:date="2026-07-05T13:43:00Z"/>
          <w:rPrChange w:id="2605" w:author="Author" w:date="2026-07-05T14:06:00Z">
            <w:rPr>
              <w:del w:id="2606" w:author="Author" w:date="2026-07-05T13:43:00Z"/>
            </w:rPr>
          </w:rPrChange>
        </w:rPr>
      </w:pPr>
      <w:del w:id="2607" w:author="Author" w:date="2026-07-05T13:43:00Z">
        <w:r w:rsidRPr="004A1522" w:rsidDel="00F1302C">
          <w:rPr>
            <w:rPrChange w:id="2608" w:author="Author" w:date="2026-07-05T14:06:00Z">
              <w:rPr/>
            </w:rPrChange>
          </w:rPr>
          <w:delText>Footnotes</w:delText>
        </w:r>
      </w:del>
    </w:p>
    <w:p w14:paraId="57FAD82A" w14:textId="5EC46BD3" w:rsidR="00FB2810" w:rsidRPr="004A1522" w:rsidDel="00F1302C" w:rsidRDefault="001903FB" w:rsidP="00F1302C">
      <w:pPr>
        <w:pStyle w:val="BodyTextIndent"/>
        <w:rPr>
          <w:del w:id="2609" w:author="Author" w:date="2026-07-05T13:43:00Z"/>
          <w:rPrChange w:id="2610" w:author="Author" w:date="2026-07-05T14:06:00Z">
            <w:rPr>
              <w:del w:id="2611" w:author="Author" w:date="2026-07-05T13:43:00Z"/>
            </w:rPr>
          </w:rPrChange>
        </w:rPr>
      </w:pPr>
      <w:del w:id="2612" w:author="Author" w:date="2026-07-05T13:43:00Z">
        <w:r w:rsidRPr="004A1522" w:rsidDel="00F1302C">
          <w:rPr>
            <w:rPrChange w:id="2613" w:author="Author" w:date="2026-07-05T14:06:00Z">
              <w:rPr/>
            </w:rPrChange>
          </w:rPr>
          <w:delText>To help your readers, avoid using footnotes altogether and include necessary p</w:delText>
        </w:r>
        <w:r w:rsidRPr="004A1522" w:rsidDel="00F1302C">
          <w:rPr>
            <w:rPrChange w:id="2614" w:author="Author" w:date="2026-07-05T14:06:00Z">
              <w:rPr/>
            </w:rPrChange>
          </w:rPr>
          <w:delText>eripheral observations in the text (within parentheses, if you prefer, as in this sentence).</w:delText>
        </w:r>
      </w:del>
    </w:p>
    <w:p w14:paraId="4D43B4A0" w14:textId="56341897" w:rsidR="00FB2810" w:rsidRPr="004A1522" w:rsidDel="00F1302C" w:rsidRDefault="001903FB" w:rsidP="00F1302C">
      <w:pPr>
        <w:pStyle w:val="BodyTextIndent"/>
        <w:rPr>
          <w:del w:id="2615" w:author="Author" w:date="2026-07-05T13:43:00Z"/>
          <w:rPrChange w:id="2616" w:author="Author" w:date="2026-07-05T14:06:00Z">
            <w:rPr>
              <w:del w:id="2617" w:author="Author" w:date="2026-07-05T13:43:00Z"/>
            </w:rPr>
          </w:rPrChange>
        </w:rPr>
      </w:pPr>
      <w:del w:id="2618" w:author="Author" w:date="2026-07-05T13:43:00Z">
        <w:r w:rsidRPr="004A1522" w:rsidDel="00F1302C">
          <w:rPr>
            <w:rPrChange w:id="2619" w:author="Author" w:date="2026-07-05T14:06:00Z">
              <w:rPr/>
            </w:rPrChange>
          </w:rPr>
          <w:delText>Acknowledgements (Optional)</w:delText>
        </w:r>
      </w:del>
    </w:p>
    <w:p w14:paraId="39753125" w14:textId="4C48A7D7" w:rsidR="00FB2810" w:rsidRPr="004A1522" w:rsidDel="00F1302C" w:rsidRDefault="001903FB" w:rsidP="00F1302C">
      <w:pPr>
        <w:pStyle w:val="BodyTextIndent"/>
        <w:rPr>
          <w:del w:id="2620" w:author="Author" w:date="2026-07-05T13:43:00Z"/>
          <w:rPrChange w:id="2621" w:author="Author" w:date="2026-07-05T14:06:00Z">
            <w:rPr>
              <w:del w:id="2622" w:author="Author" w:date="2026-07-05T13:43:00Z"/>
            </w:rPr>
          </w:rPrChange>
        </w:rPr>
      </w:pPr>
      <w:del w:id="2623" w:author="Author" w:date="2026-07-05T13:43:00Z">
        <w:r w:rsidRPr="004A1522" w:rsidDel="00F1302C">
          <w:rPr>
            <w:rPrChange w:id="2624" w:author="Author" w:date="2026-07-05T14:06:00Z">
              <w:rPr/>
            </w:rPrChange>
          </w:rPr>
          <w:delText>If you wish to identify funding sources or significant contributions by others, please include your acknowledgements at the end of your</w:delText>
        </w:r>
        <w:r w:rsidRPr="004A1522" w:rsidDel="00F1302C">
          <w:rPr>
            <w:rPrChange w:id="2625" w:author="Author" w:date="2026-07-05T14:06:00Z">
              <w:rPr/>
            </w:rPrChange>
          </w:rPr>
          <w:delText xml:space="preserve"> paper but before the References. </w:delText>
        </w:r>
        <w:r w:rsidRPr="004A1522" w:rsidDel="00F1302C">
          <w:rPr>
            <w:b/>
            <w:rPrChange w:id="2626" w:author="Author" w:date="2026-07-05T14:06:00Z">
              <w:rPr>
                <w:b/>
              </w:rPr>
            </w:rPrChange>
          </w:rPr>
          <w:delText>Only include this information on the final camera-ready copy.</w:delText>
        </w:r>
      </w:del>
    </w:p>
    <w:p w14:paraId="5FEB3C2B" w14:textId="4EED64BF" w:rsidR="00FB2810" w:rsidRPr="004A1522" w:rsidDel="00F1302C" w:rsidRDefault="001903FB" w:rsidP="00F1302C">
      <w:pPr>
        <w:pStyle w:val="BodyTextIndent"/>
        <w:rPr>
          <w:del w:id="2627" w:author="Author" w:date="2026-07-05T13:43:00Z"/>
          <w:rPrChange w:id="2628" w:author="Author" w:date="2026-07-05T14:06:00Z">
            <w:rPr>
              <w:del w:id="2629" w:author="Author" w:date="2026-07-05T13:43:00Z"/>
            </w:rPr>
          </w:rPrChange>
        </w:rPr>
      </w:pPr>
      <w:del w:id="2630" w:author="Author" w:date="2026-07-05T13:43:00Z">
        <w:r w:rsidRPr="004A1522" w:rsidDel="00F1302C">
          <w:rPr>
            <w:rPrChange w:id="2631" w:author="Author" w:date="2026-07-05T14:06:00Z">
              <w:rPr/>
            </w:rPrChange>
          </w:rPr>
          <w:delText>References</w:delText>
        </w:r>
      </w:del>
    </w:p>
    <w:p w14:paraId="5E7034C1" w14:textId="4CF9D0E4" w:rsidR="00FB2810" w:rsidRPr="004A1522" w:rsidDel="00F1302C" w:rsidRDefault="001903FB" w:rsidP="00F1302C">
      <w:pPr>
        <w:pStyle w:val="BodyTextIndent"/>
        <w:rPr>
          <w:del w:id="2632" w:author="Author" w:date="2026-07-05T13:43:00Z"/>
          <w:rPrChange w:id="2633" w:author="Author" w:date="2026-07-05T14:06:00Z">
            <w:rPr>
              <w:del w:id="2634" w:author="Author" w:date="2026-07-05T13:43:00Z"/>
            </w:rPr>
          </w:rPrChange>
        </w:rPr>
      </w:pPr>
      <w:del w:id="2635" w:author="Author" w:date="2026-07-05T13:43:00Z">
        <w:r w:rsidRPr="004A1522" w:rsidDel="00F1302C">
          <w:rPr>
            <w:rPrChange w:id="2636" w:author="Author" w:date="2026-07-05T14:06:00Z">
              <w:rPr/>
            </w:rPrChange>
          </w:rPr>
          <w:delText xml:space="preserve">List and number all references in 9-point Times, single-spaced, at the end of your paper, with one blank line between each reference. This format is </w:delText>
        </w:r>
        <w:r w:rsidRPr="004A1522" w:rsidDel="00F1302C">
          <w:rPr>
            <w:rPrChange w:id="2637" w:author="Author" w:date="2026-07-05T14:06:00Z">
              <w:rPr/>
            </w:rPrChange>
          </w:rPr>
          <w:delText xml:space="preserve">set as “References Text” in the Styles menu of this document. The names of authors in your references are formatted as the first initial(s) of the authors followed by their last names. Use </w:delText>
        </w:r>
        <w:r w:rsidRPr="004A1522" w:rsidDel="00F1302C">
          <w:rPr>
            <w:i/>
            <w:iCs/>
            <w:rPrChange w:id="2638" w:author="Author" w:date="2026-07-05T14:06:00Z">
              <w:rPr>
                <w:i/>
                <w:iCs/>
              </w:rPr>
            </w:rPrChange>
          </w:rPr>
          <w:delText xml:space="preserve">et al. </w:delText>
        </w:r>
        <w:r w:rsidRPr="004A1522" w:rsidDel="00F1302C">
          <w:rPr>
            <w:rPrChange w:id="2639" w:author="Author" w:date="2026-07-05T14:06:00Z">
              <w:rPr/>
            </w:rPrChange>
          </w:rPr>
          <w:delText>when three or more names are given, both in the in-text cita</w:delText>
        </w:r>
        <w:r w:rsidRPr="004A1522" w:rsidDel="00F1302C">
          <w:rPr>
            <w:rPrChange w:id="2640" w:author="Author" w:date="2026-07-05T14:06:00Z">
              <w:rPr/>
            </w:rPrChange>
          </w:rPr>
          <w:delText>tions and in the References section.</w:delText>
        </w:r>
      </w:del>
    </w:p>
    <w:p w14:paraId="11A4C8FA" w14:textId="717857A8" w:rsidR="00FB2810" w:rsidRPr="004A1522" w:rsidDel="00F1302C" w:rsidRDefault="001903FB" w:rsidP="00F1302C">
      <w:pPr>
        <w:pStyle w:val="BodyTextIndent"/>
        <w:rPr>
          <w:del w:id="2641" w:author="Author" w:date="2026-07-05T13:43:00Z"/>
          <w:rPrChange w:id="2642" w:author="Author" w:date="2026-07-05T14:06:00Z">
            <w:rPr>
              <w:del w:id="2643" w:author="Author" w:date="2026-07-05T13:43:00Z"/>
            </w:rPr>
          </w:rPrChange>
        </w:rPr>
      </w:pPr>
      <w:del w:id="2644" w:author="Author" w:date="2026-07-05T13:43:00Z">
        <w:r w:rsidRPr="004A1522" w:rsidDel="00F1302C">
          <w:rPr>
            <w:rPrChange w:id="2645" w:author="Author" w:date="2026-07-05T14:06:00Z">
              <w:rPr/>
            </w:rPrChange>
          </w:rPr>
          <w:delText>Number references consecutively in the text, and enclose the citation number in square brackets (for example, [1]). The sentence punctuation follows the bracket [2]. When citing a reference in your text, refer simply to</w:delText>
        </w:r>
        <w:r w:rsidRPr="004A1522" w:rsidDel="00F1302C">
          <w:rPr>
            <w:rPrChange w:id="2646" w:author="Author" w:date="2026-07-05T14:06:00Z">
              <w:rPr/>
            </w:rPrChange>
          </w:rPr>
          <w:delText xml:space="preserve"> the reference number, as in [3]. Do not use “Ref. [3]” or “reference [3]” except at the beginning of a sentence: “Reference [3] was the first….” </w:delText>
        </w:r>
        <w:r w:rsidRPr="004A1522" w:rsidDel="00F1302C">
          <w:rPr>
            <w:b/>
            <w:rPrChange w:id="2647" w:author="Author" w:date="2026-07-05T14:06:00Z">
              <w:rPr>
                <w:b/>
              </w:rPr>
            </w:rPrChange>
          </w:rPr>
          <w:delText>Authors who use an alternative reference/citation style will have their papers returned for correction.</w:delText>
        </w:r>
      </w:del>
    </w:p>
    <w:p w14:paraId="79BED1C5" w14:textId="41E44E3B" w:rsidR="00FB2810" w:rsidRPr="004A1522" w:rsidDel="00F1302C" w:rsidRDefault="001903FB" w:rsidP="00F1302C">
      <w:pPr>
        <w:pStyle w:val="BodyTextIndent"/>
        <w:rPr>
          <w:del w:id="2648" w:author="Author" w:date="2026-07-05T13:43:00Z"/>
          <w:rPrChange w:id="2649" w:author="Author" w:date="2026-07-05T14:06:00Z">
            <w:rPr>
              <w:del w:id="2650" w:author="Author" w:date="2026-07-05T13:43:00Z"/>
            </w:rPr>
          </w:rPrChange>
        </w:rPr>
      </w:pPr>
      <w:del w:id="2651" w:author="Author" w:date="2026-07-05T13:43:00Z">
        <w:r w:rsidRPr="004A1522" w:rsidDel="00F1302C">
          <w:rPr>
            <w:rPrChange w:id="2652" w:author="Author" w:date="2026-07-05T14:06:00Z">
              <w:rPr/>
            </w:rPrChange>
          </w:rPr>
          <w:delText xml:space="preserve">Where </w:delText>
        </w:r>
        <w:r w:rsidRPr="004A1522" w:rsidDel="00F1302C">
          <w:rPr>
            <w:rPrChange w:id="2653" w:author="Author" w:date="2026-07-05T14:06:00Z">
              <w:rPr/>
            </w:rPrChange>
          </w:rPr>
          <w:delText xml:space="preserve">appropriate, include the name(s) of editors of referenced books. Do not use ibid. or op. cit references. For detailed information about IEEE proceedings citations, consult the IEEE Style Guide at </w:delText>
        </w:r>
        <w:r w:rsidRPr="004A1522" w:rsidDel="00F1302C">
          <w:rPr>
            <w:rPrChange w:id="2654" w:author="Author" w:date="2026-07-05T14:06:00Z">
              <w:rPr/>
            </w:rPrChange>
          </w:rPr>
          <w:fldChar w:fldCharType="begin"/>
        </w:r>
        <w:r w:rsidRPr="004A1522" w:rsidDel="00F1302C">
          <w:rPr>
            <w:rPrChange w:id="2655" w:author="Author" w:date="2026-07-05T14:06:00Z">
              <w:rPr/>
            </w:rPrChange>
          </w:rPr>
          <w:delInstrText xml:space="preserve"> HYPERLINK "https://ieeeauthorcenter.ieee.org/wp-content/upl</w:delInstrText>
        </w:r>
        <w:r w:rsidRPr="004A1522" w:rsidDel="00F1302C">
          <w:rPr>
            <w:rPrChange w:id="2656" w:author="Author" w:date="2026-07-05T14:06:00Z">
              <w:rPr/>
            </w:rPrChange>
          </w:rPr>
          <w:delInstrText xml:space="preserve">oads/IEEE-Reference-Guide.pdf" </w:delInstrText>
        </w:r>
        <w:r w:rsidRPr="004A1522" w:rsidDel="00F1302C">
          <w:rPr>
            <w:rPrChange w:id="2657" w:author="Author" w:date="2026-07-05T14:06:00Z">
              <w:rPr/>
            </w:rPrChange>
          </w:rPr>
          <w:fldChar w:fldCharType="separate"/>
        </w:r>
        <w:r w:rsidRPr="004A1522" w:rsidDel="00F1302C">
          <w:rPr>
            <w:rStyle w:val="Hyperlink"/>
            <w:rPrChange w:id="2658" w:author="Author" w:date="2026-07-05T14:06:00Z">
              <w:rPr>
                <w:rStyle w:val="Hyperlink"/>
              </w:rPr>
            </w:rPrChange>
          </w:rPr>
          <w:delText>https://ieeeauthorcenter.ieee.org/wp-content/uploads/IEEE-Reference-Guide.pdf</w:delText>
        </w:r>
        <w:r w:rsidRPr="004A1522" w:rsidDel="00F1302C">
          <w:rPr>
            <w:rStyle w:val="Hyperlink"/>
            <w:rPrChange w:id="2659" w:author="Author" w:date="2026-07-05T14:06:00Z">
              <w:rPr>
                <w:rStyle w:val="Hyperlink"/>
              </w:rPr>
            </w:rPrChange>
          </w:rPr>
          <w:fldChar w:fldCharType="end"/>
        </w:r>
        <w:r w:rsidRPr="004A1522" w:rsidDel="00F1302C">
          <w:rPr>
            <w:rPrChange w:id="2660" w:author="Author" w:date="2026-07-05T14:06:00Z">
              <w:rPr/>
            </w:rPrChange>
          </w:rPr>
          <w:delText xml:space="preserve"> </w:delText>
        </w:r>
      </w:del>
    </w:p>
    <w:p w14:paraId="28826030" w14:textId="290D0965" w:rsidR="00FB2810" w:rsidRPr="004A1522" w:rsidDel="00F1302C" w:rsidRDefault="001903FB" w:rsidP="00F1302C">
      <w:pPr>
        <w:pStyle w:val="BodyTextIndent"/>
        <w:rPr>
          <w:del w:id="2661" w:author="Author" w:date="2026-07-05T13:43:00Z"/>
          <w:rPrChange w:id="2662" w:author="Author" w:date="2026-07-05T14:06:00Z">
            <w:rPr>
              <w:del w:id="2663" w:author="Author" w:date="2026-07-05T13:43:00Z"/>
            </w:rPr>
          </w:rPrChange>
        </w:rPr>
      </w:pPr>
      <w:del w:id="2664" w:author="Author" w:date="2026-07-05T13:43:00Z">
        <w:r w:rsidRPr="004A1522" w:rsidDel="00F1302C">
          <w:rPr>
            <w:rPrChange w:id="2665" w:author="Author" w:date="2026-07-05T14:06:00Z">
              <w:rPr/>
            </w:rPrChange>
          </w:rPr>
          <w:delText>Examples of references for common types of publications—journal articles, books, and websites follow. You can use these examples to verify your</w:delText>
        </w:r>
        <w:r w:rsidRPr="004A1522" w:rsidDel="00F1302C">
          <w:rPr>
            <w:rPrChange w:id="2666" w:author="Author" w:date="2026-07-05T14:06:00Z">
              <w:rPr/>
            </w:rPrChange>
          </w:rPr>
          <w:delText xml:space="preserve"> own work. IEEE format is used as in the </w:delText>
        </w:r>
        <w:r w:rsidRPr="004A1522" w:rsidDel="00F1302C">
          <w:rPr>
            <w:i/>
            <w:rPrChange w:id="2667" w:author="Author" w:date="2026-07-05T14:06:00Z">
              <w:rPr>
                <w:i/>
              </w:rPr>
            </w:rPrChange>
          </w:rPr>
          <w:delText>Transactions on Professional Communication</w:delText>
        </w:r>
        <w:r w:rsidRPr="004A1522" w:rsidDel="00F1302C">
          <w:rPr>
            <w:rPrChange w:id="2668" w:author="Author" w:date="2026-07-05T14:06:00Z">
              <w:rPr/>
            </w:rPrChange>
          </w:rPr>
          <w:delText>, the source of these sample entries. If you need to cite a source that does not fit one of these styles, you may consult the Transactions, or its online submission instruct</w:delText>
        </w:r>
        <w:r w:rsidRPr="004A1522" w:rsidDel="00F1302C">
          <w:rPr>
            <w:rPrChange w:id="2669" w:author="Author" w:date="2026-07-05T14:06:00Z">
              <w:rPr/>
            </w:rPrChange>
          </w:rPr>
          <w:delText xml:space="preserve">ions, for other bibliographic references written in correct IEEE style. </w:delText>
        </w:r>
      </w:del>
    </w:p>
    <w:p w14:paraId="2CB0E163" w14:textId="28760B0D" w:rsidR="00FB2810" w:rsidRPr="004A1522" w:rsidDel="00F1302C" w:rsidRDefault="001903FB" w:rsidP="00F1302C">
      <w:pPr>
        <w:pStyle w:val="BodyTextIndent"/>
        <w:rPr>
          <w:del w:id="2670" w:author="Author" w:date="2026-07-05T13:43:00Z"/>
          <w:rPrChange w:id="2671" w:author="Author" w:date="2026-07-05T14:06:00Z">
            <w:rPr>
              <w:del w:id="2672" w:author="Author" w:date="2026-07-05T13:43:00Z"/>
            </w:rPr>
          </w:rPrChange>
        </w:rPr>
      </w:pPr>
      <w:del w:id="2673" w:author="Author" w:date="2026-07-05T13:43:00Z">
        <w:r w:rsidRPr="004A1522" w:rsidDel="00F1302C">
          <w:rPr>
            <w:rPrChange w:id="2674" w:author="Author" w:date="2026-07-05T14:06:00Z">
              <w:rPr/>
            </w:rPrChange>
          </w:rPr>
          <w:delText>Please note that references should not have active hyperlinks.</w:delText>
        </w:r>
      </w:del>
    </w:p>
    <w:p w14:paraId="28282565" w14:textId="5392CAA9" w:rsidR="00FB2810" w:rsidRPr="004A1522" w:rsidDel="00F1302C" w:rsidRDefault="00FB2810" w:rsidP="00F1302C">
      <w:pPr>
        <w:pStyle w:val="BodyTextIndent"/>
        <w:rPr>
          <w:del w:id="2675" w:author="Author" w:date="2026-07-05T13:43:00Z"/>
          <w:rPrChange w:id="2676" w:author="Author" w:date="2026-07-05T14:06:00Z">
            <w:rPr>
              <w:del w:id="2677" w:author="Author" w:date="2026-07-05T13:43:00Z"/>
            </w:rPr>
          </w:rPrChange>
        </w:rPr>
      </w:pPr>
      <w:bookmarkStart w:id="2678" w:name="_About_the_Authors"/>
      <w:bookmarkEnd w:id="2678"/>
    </w:p>
    <w:p w14:paraId="272F6A89" w14:textId="10D50671" w:rsidR="00FB2810" w:rsidRPr="004A1522" w:rsidDel="00F1302C" w:rsidRDefault="001903FB" w:rsidP="00F1302C">
      <w:pPr>
        <w:pStyle w:val="BodyTextIndent"/>
        <w:rPr>
          <w:del w:id="2679" w:author="Author" w:date="2026-07-05T13:43:00Z"/>
          <w:rPrChange w:id="2680" w:author="Author" w:date="2026-07-05T14:06:00Z">
            <w:rPr>
              <w:del w:id="2681" w:author="Author" w:date="2026-07-05T13:43:00Z"/>
            </w:rPr>
          </w:rPrChange>
        </w:rPr>
      </w:pPr>
      <w:del w:id="2682" w:author="Author" w:date="2026-07-05T13:43:00Z">
        <w:r w:rsidRPr="004A1522" w:rsidDel="00F1302C">
          <w:rPr>
            <w:rPrChange w:id="2683" w:author="Author" w:date="2026-07-05T14:06:00Z">
              <w:rPr/>
            </w:rPrChange>
          </w:rPr>
          <w:delText xml:space="preserve">[1] I. Thompson, “Women and feminism in technical communication,” </w:delText>
        </w:r>
        <w:r w:rsidRPr="004A1522" w:rsidDel="00F1302C">
          <w:rPr>
            <w:i/>
            <w:rPrChange w:id="2684" w:author="Author" w:date="2026-07-05T14:06:00Z">
              <w:rPr>
                <w:i/>
              </w:rPr>
            </w:rPrChange>
          </w:rPr>
          <w:delText>J. Bus. Tech. Commun.</w:delText>
        </w:r>
        <w:r w:rsidRPr="004A1522" w:rsidDel="00F1302C">
          <w:rPr>
            <w:rPrChange w:id="2685" w:author="Author" w:date="2026-07-05T14:06:00Z">
              <w:rPr/>
            </w:rPrChange>
          </w:rPr>
          <w:delText>, vol. 13, no. 2, pp.154–178, 19</w:delText>
        </w:r>
        <w:r w:rsidRPr="004A1522" w:rsidDel="00F1302C">
          <w:rPr>
            <w:rPrChange w:id="2686" w:author="Author" w:date="2026-07-05T14:06:00Z">
              <w:rPr/>
            </w:rPrChange>
          </w:rPr>
          <w:delText>99.</w:delText>
        </w:r>
      </w:del>
    </w:p>
    <w:p w14:paraId="6116D140" w14:textId="5764E774" w:rsidR="00FB2810" w:rsidRPr="004A1522" w:rsidDel="00F1302C" w:rsidRDefault="00FB2810" w:rsidP="00F1302C">
      <w:pPr>
        <w:pStyle w:val="BodyTextIndent"/>
        <w:rPr>
          <w:del w:id="2687" w:author="Author" w:date="2026-07-05T13:43:00Z"/>
          <w:rPrChange w:id="2688" w:author="Author" w:date="2026-07-05T14:06:00Z">
            <w:rPr>
              <w:del w:id="2689" w:author="Author" w:date="2026-07-05T13:43:00Z"/>
            </w:rPr>
          </w:rPrChange>
        </w:rPr>
      </w:pPr>
    </w:p>
    <w:p w14:paraId="43666907" w14:textId="722A4CD3" w:rsidR="00FB2810" w:rsidRPr="004A1522" w:rsidDel="00F1302C" w:rsidRDefault="001903FB" w:rsidP="00F1302C">
      <w:pPr>
        <w:pStyle w:val="BodyTextIndent"/>
        <w:rPr>
          <w:del w:id="2690" w:author="Author" w:date="2026-07-05T13:43:00Z"/>
          <w:rPrChange w:id="2691" w:author="Author" w:date="2026-07-05T14:06:00Z">
            <w:rPr>
              <w:del w:id="2692" w:author="Author" w:date="2026-07-05T13:43:00Z"/>
            </w:rPr>
          </w:rPrChange>
        </w:rPr>
      </w:pPr>
      <w:del w:id="2693" w:author="Author" w:date="2026-07-05T13:43:00Z">
        <w:r w:rsidRPr="004A1522" w:rsidDel="00F1302C">
          <w:rPr>
            <w:rPrChange w:id="2694" w:author="Author" w:date="2026-07-05T14:06:00Z">
              <w:rPr/>
            </w:rPrChange>
          </w:rPr>
          <w:delText>[2] M. S. MacNealy</w:delText>
        </w:r>
        <w:r w:rsidRPr="004A1522" w:rsidDel="00F1302C">
          <w:rPr>
            <w:i/>
            <w:rPrChange w:id="2695" w:author="Author" w:date="2026-07-05T14:06:00Z">
              <w:rPr>
                <w:i/>
              </w:rPr>
            </w:rPrChange>
          </w:rPr>
          <w:delText>, Strategies for Empirical Research in Writing</w:delText>
        </w:r>
        <w:r w:rsidRPr="004A1522" w:rsidDel="00F1302C">
          <w:rPr>
            <w:rPrChange w:id="2696" w:author="Author" w:date="2026-07-05T14:06:00Z">
              <w:rPr/>
            </w:rPrChange>
          </w:rPr>
          <w:delText>. Boston, MA: Allyn and Bacon, 1999.</w:delText>
        </w:r>
      </w:del>
    </w:p>
    <w:p w14:paraId="4AD81725" w14:textId="5BD21F6E" w:rsidR="00FB2810" w:rsidRPr="004A1522" w:rsidDel="00F1302C" w:rsidRDefault="00FB2810" w:rsidP="00F1302C">
      <w:pPr>
        <w:pStyle w:val="BodyTextIndent"/>
        <w:rPr>
          <w:del w:id="2697" w:author="Author" w:date="2026-07-05T13:43:00Z"/>
          <w:rPrChange w:id="2698" w:author="Author" w:date="2026-07-05T14:06:00Z">
            <w:rPr>
              <w:del w:id="2699" w:author="Author" w:date="2026-07-05T13:43:00Z"/>
            </w:rPr>
          </w:rPrChange>
        </w:rPr>
      </w:pPr>
    </w:p>
    <w:p w14:paraId="5EFCCBF8" w14:textId="06DCDFA5" w:rsidR="00FB2810" w:rsidRPr="004A1522" w:rsidDel="00F1302C" w:rsidRDefault="001903FB" w:rsidP="00F1302C">
      <w:pPr>
        <w:pStyle w:val="BodyTextIndent"/>
        <w:rPr>
          <w:del w:id="2700" w:author="Author" w:date="2026-07-05T13:43:00Z"/>
          <w:rPrChange w:id="2701" w:author="Author" w:date="2026-07-05T14:06:00Z">
            <w:rPr>
              <w:del w:id="2702" w:author="Author" w:date="2026-07-05T13:43:00Z"/>
            </w:rPr>
          </w:rPrChange>
        </w:rPr>
      </w:pPr>
      <w:del w:id="2703" w:author="Author" w:date="2026-07-05T13:43:00Z">
        <w:r w:rsidRPr="004A1522" w:rsidDel="00F1302C">
          <w:rPr>
            <w:rPrChange w:id="2704" w:author="Author" w:date="2026-07-05T14:06:00Z">
              <w:rPr/>
            </w:rPrChange>
          </w:rPr>
          <w:delText xml:space="preserve">[3] J. H. Watt and S. A. van den Berg, </w:delText>
        </w:r>
        <w:r w:rsidRPr="004A1522" w:rsidDel="00F1302C">
          <w:rPr>
            <w:i/>
            <w:rPrChange w:id="2705" w:author="Author" w:date="2026-07-05T14:06:00Z">
              <w:rPr>
                <w:i/>
              </w:rPr>
            </w:rPrChange>
          </w:rPr>
          <w:delText>Research Methods for Communication Science</w:delText>
        </w:r>
        <w:r w:rsidRPr="004A1522" w:rsidDel="00F1302C">
          <w:rPr>
            <w:rPrChange w:id="2706" w:author="Author" w:date="2026-07-05T14:06:00Z">
              <w:rPr/>
            </w:rPrChange>
          </w:rPr>
          <w:delText>. Boston, MA: Allyn and Bacon, 1995.</w:delText>
        </w:r>
      </w:del>
    </w:p>
    <w:p w14:paraId="2329C7A8" w14:textId="627C755C" w:rsidR="00FB2810" w:rsidRPr="004A1522" w:rsidDel="00F1302C" w:rsidRDefault="00FB2810" w:rsidP="00F1302C">
      <w:pPr>
        <w:pStyle w:val="BodyTextIndent"/>
        <w:rPr>
          <w:del w:id="2707" w:author="Author" w:date="2026-07-05T13:43:00Z"/>
          <w:rPrChange w:id="2708" w:author="Author" w:date="2026-07-05T14:06:00Z">
            <w:rPr>
              <w:del w:id="2709" w:author="Author" w:date="2026-07-05T13:43:00Z"/>
            </w:rPr>
          </w:rPrChange>
        </w:rPr>
      </w:pPr>
    </w:p>
    <w:p w14:paraId="14DD345A" w14:textId="2B3B9BA2" w:rsidR="00FB2810" w:rsidRPr="004A1522" w:rsidDel="00F1302C" w:rsidRDefault="001903FB" w:rsidP="00F1302C">
      <w:pPr>
        <w:pStyle w:val="BodyTextIndent"/>
        <w:rPr>
          <w:del w:id="2710" w:author="Author" w:date="2026-07-05T13:43:00Z"/>
          <w:rPrChange w:id="2711" w:author="Author" w:date="2026-07-05T14:06:00Z">
            <w:rPr>
              <w:del w:id="2712" w:author="Author" w:date="2026-07-05T13:43:00Z"/>
            </w:rPr>
          </w:rPrChange>
        </w:rPr>
      </w:pPr>
      <w:del w:id="2713" w:author="Author" w:date="2026-07-05T13:43:00Z">
        <w:r w:rsidRPr="004A1522" w:rsidDel="00F1302C">
          <w:rPr>
            <w:rPrChange w:id="2714" w:author="Author" w:date="2026-07-05T14:06:00Z">
              <w:rPr/>
            </w:rPrChange>
          </w:rPr>
          <w:delText xml:space="preserve">[4] S. Kleinmann, “The </w:delText>
        </w:r>
        <w:r w:rsidRPr="004A1522" w:rsidDel="00F1302C">
          <w:rPr>
            <w:rPrChange w:id="2715" w:author="Author" w:date="2026-07-05T14:06:00Z">
              <w:rPr/>
            </w:rPrChange>
          </w:rPr>
          <w:delText>reciprocal relationship of workplace culture and review,” in </w:delText>
        </w:r>
        <w:r w:rsidRPr="004A1522" w:rsidDel="00F1302C">
          <w:rPr>
            <w:i/>
            <w:rPrChange w:id="2716" w:author="Author" w:date="2026-07-05T14:06:00Z">
              <w:rPr>
                <w:i/>
              </w:rPr>
            </w:rPrChange>
          </w:rPr>
          <w:delText>Writing in the Workplace: New Research Perspectives</w:delText>
        </w:r>
        <w:r w:rsidRPr="004A1522" w:rsidDel="00F1302C">
          <w:rPr>
            <w:rPrChange w:id="2717" w:author="Author" w:date="2026-07-05T14:06:00Z">
              <w:rPr/>
            </w:rPrChange>
          </w:rPr>
          <w:delText>, R. Spilka, Ed. Carbondale, IL: Southern Illinois University Press, 1993, pp. 56–70.</w:delText>
        </w:r>
      </w:del>
    </w:p>
    <w:p w14:paraId="052E1CA4" w14:textId="28CE5F0A" w:rsidR="00FB2810" w:rsidRPr="004A1522" w:rsidDel="00F1302C" w:rsidRDefault="00FB2810" w:rsidP="00F1302C">
      <w:pPr>
        <w:pStyle w:val="BodyTextIndent"/>
        <w:rPr>
          <w:del w:id="2718" w:author="Author" w:date="2026-07-05T13:43:00Z"/>
          <w:rPrChange w:id="2719" w:author="Author" w:date="2026-07-05T14:06:00Z">
            <w:rPr>
              <w:del w:id="2720" w:author="Author" w:date="2026-07-05T13:43:00Z"/>
            </w:rPr>
          </w:rPrChange>
        </w:rPr>
      </w:pPr>
    </w:p>
    <w:p w14:paraId="550D7F0B" w14:textId="40ADF7C1" w:rsidR="00FB2810" w:rsidRPr="004A1522" w:rsidDel="00F1302C" w:rsidRDefault="001903FB" w:rsidP="00F1302C">
      <w:pPr>
        <w:pStyle w:val="BodyTextIndent"/>
        <w:rPr>
          <w:del w:id="2721" w:author="Author" w:date="2026-07-05T13:43:00Z"/>
          <w:rPrChange w:id="2722" w:author="Author" w:date="2026-07-05T14:06:00Z">
            <w:rPr>
              <w:del w:id="2723" w:author="Author" w:date="2026-07-05T13:43:00Z"/>
            </w:rPr>
          </w:rPrChange>
        </w:rPr>
      </w:pPr>
      <w:del w:id="2724" w:author="Author" w:date="2026-07-05T13:43:00Z">
        <w:r w:rsidRPr="004A1522" w:rsidDel="00F1302C">
          <w:rPr>
            <w:rPrChange w:id="2725" w:author="Author" w:date="2026-07-05T14:06:00Z">
              <w:rPr/>
            </w:rPrChange>
          </w:rPr>
          <w:delText>[5] K. St. Amant, “Virtual office communication protocols</w:delText>
        </w:r>
        <w:r w:rsidRPr="004A1522" w:rsidDel="00F1302C">
          <w:rPr>
            <w:rPrChange w:id="2726" w:author="Author" w:date="2026-07-05T14:06:00Z">
              <w:rPr/>
            </w:rPrChange>
          </w:rPr>
          <w:delText xml:space="preserve">: A system for managing international virtual teams,” in </w:delText>
        </w:r>
        <w:r w:rsidRPr="004A1522" w:rsidDel="00F1302C">
          <w:rPr>
            <w:i/>
            <w:rPrChange w:id="2727" w:author="Author" w:date="2026-07-05T14:06:00Z">
              <w:rPr>
                <w:i/>
              </w:rPr>
            </w:rPrChange>
          </w:rPr>
          <w:delText>Proc. IEEE Int. Professional Commun. Conf.</w:delText>
        </w:r>
        <w:r w:rsidRPr="004A1522" w:rsidDel="00F1302C">
          <w:rPr>
            <w:rPrChange w:id="2728" w:author="Author" w:date="2026-07-05T14:06:00Z">
              <w:rPr/>
            </w:rPrChange>
          </w:rPr>
          <w:delText>, 2005, pp. 703–717.</w:delText>
        </w:r>
      </w:del>
    </w:p>
    <w:p w14:paraId="01CF9D12" w14:textId="6D067EED" w:rsidR="00FB2810" w:rsidRPr="004A1522" w:rsidDel="00F1302C" w:rsidRDefault="00FB2810" w:rsidP="00F1302C">
      <w:pPr>
        <w:pStyle w:val="BodyTextIndent"/>
        <w:rPr>
          <w:del w:id="2729" w:author="Author" w:date="2026-07-05T13:43:00Z"/>
          <w:rPrChange w:id="2730" w:author="Author" w:date="2026-07-05T14:06:00Z">
            <w:rPr>
              <w:del w:id="2731" w:author="Author" w:date="2026-07-05T13:43:00Z"/>
            </w:rPr>
          </w:rPrChange>
        </w:rPr>
      </w:pPr>
    </w:p>
    <w:p w14:paraId="14C96760" w14:textId="15C2C57B" w:rsidR="00FB2810" w:rsidRPr="004A1522" w:rsidDel="00F1302C" w:rsidRDefault="001903FB" w:rsidP="00F1302C">
      <w:pPr>
        <w:pStyle w:val="BodyTextIndent"/>
        <w:rPr>
          <w:del w:id="2732" w:author="Author" w:date="2026-07-05T13:43:00Z"/>
          <w:rPrChange w:id="2733" w:author="Author" w:date="2026-07-05T14:06:00Z">
            <w:rPr>
              <w:del w:id="2734" w:author="Author" w:date="2026-07-05T13:43:00Z"/>
            </w:rPr>
          </w:rPrChange>
        </w:rPr>
      </w:pPr>
      <w:del w:id="2735" w:author="Author" w:date="2026-07-05T13:43:00Z">
        <w:r w:rsidRPr="004A1522" w:rsidDel="00F1302C">
          <w:rPr>
            <w:rPrChange w:id="2736" w:author="Author" w:date="2026-07-05T14:06:00Z">
              <w:rPr/>
            </w:rPrChange>
          </w:rPr>
          <w:delText>[6] Structural Engineering Society–International. [Online]. Available: http://www.seaint.org.</w:delText>
        </w:r>
      </w:del>
    </w:p>
    <w:p w14:paraId="0D8F8B52" w14:textId="6C1ECAC2" w:rsidR="00FB2810" w:rsidRPr="004A1522" w:rsidDel="00F1302C" w:rsidRDefault="00FB2810" w:rsidP="00F1302C">
      <w:pPr>
        <w:pStyle w:val="BodyTextIndent"/>
        <w:rPr>
          <w:del w:id="2737" w:author="Author" w:date="2026-07-05T13:43:00Z"/>
          <w:rPrChange w:id="2738" w:author="Author" w:date="2026-07-05T14:06:00Z">
            <w:rPr>
              <w:del w:id="2739" w:author="Author" w:date="2026-07-05T13:43:00Z"/>
            </w:rPr>
          </w:rPrChange>
        </w:rPr>
      </w:pPr>
    </w:p>
    <w:p w14:paraId="56E0912B" w14:textId="379EFB96" w:rsidR="00FB2810" w:rsidRPr="004A1522" w:rsidDel="00F1302C" w:rsidRDefault="001903FB" w:rsidP="00F1302C">
      <w:pPr>
        <w:pStyle w:val="BodyTextIndent"/>
        <w:rPr>
          <w:del w:id="2740" w:author="Author" w:date="2026-07-05T13:43:00Z"/>
          <w:rPrChange w:id="2741" w:author="Author" w:date="2026-07-05T14:06:00Z">
            <w:rPr>
              <w:del w:id="2742" w:author="Author" w:date="2026-07-05T13:43:00Z"/>
            </w:rPr>
          </w:rPrChange>
        </w:rPr>
      </w:pPr>
      <w:del w:id="2743" w:author="Author" w:date="2026-07-05T13:43:00Z">
        <w:r w:rsidRPr="004A1522" w:rsidDel="00F1302C">
          <w:rPr>
            <w:rPrChange w:id="2744" w:author="Author" w:date="2026-07-05T14:06:00Z">
              <w:rPr/>
            </w:rPrChange>
          </w:rPr>
          <w:delText xml:space="preserve">[7] M. Tohidi et al. "Getting the right </w:delText>
        </w:r>
        <w:r w:rsidRPr="004A1522" w:rsidDel="00F1302C">
          <w:rPr>
            <w:rPrChange w:id="2745" w:author="Author" w:date="2026-07-05T14:06:00Z">
              <w:rPr/>
            </w:rPrChange>
          </w:rPr>
          <w:delText xml:space="preserve">design and the design right: Testing many is better than one." in </w:delText>
        </w:r>
        <w:r w:rsidRPr="004A1522" w:rsidDel="00F1302C">
          <w:rPr>
            <w:i/>
            <w:rPrChange w:id="2746" w:author="Author" w:date="2026-07-05T14:06:00Z">
              <w:rPr>
                <w:i/>
              </w:rPr>
            </w:rPrChange>
          </w:rPr>
          <w:delText>Proc. ACM-SIGCHI Conf. on Human Factors in Computing Syst. (CHI’06)</w:delText>
        </w:r>
        <w:r w:rsidRPr="004A1522" w:rsidDel="00F1302C">
          <w:rPr>
            <w:rPrChange w:id="2747" w:author="Author" w:date="2026-07-05T14:06:00Z">
              <w:rPr/>
            </w:rPrChange>
          </w:rPr>
          <w:delText>. 2006, pp. 1243-1252.</w:delText>
        </w:r>
      </w:del>
    </w:p>
    <w:p w14:paraId="47798C9D" w14:textId="028F67D4" w:rsidR="00FB2810" w:rsidRPr="004A1522" w:rsidDel="00F1302C" w:rsidRDefault="001903FB" w:rsidP="00F1302C">
      <w:pPr>
        <w:pStyle w:val="BodyTextIndent"/>
        <w:rPr>
          <w:del w:id="2748" w:author="Author" w:date="2026-07-05T13:43:00Z"/>
          <w:rPrChange w:id="2749" w:author="Author" w:date="2026-07-05T14:06:00Z">
            <w:rPr>
              <w:del w:id="2750" w:author="Author" w:date="2026-07-05T13:43:00Z"/>
            </w:rPr>
          </w:rPrChange>
        </w:rPr>
      </w:pPr>
      <w:commentRangeStart w:id="2751"/>
      <w:del w:id="2752" w:author="Author" w:date="2026-07-05T13:43:00Z">
        <w:r w:rsidRPr="004A1522" w:rsidDel="00F1302C">
          <w:rPr>
            <w:rPrChange w:id="2753" w:author="Author" w:date="2026-07-05T14:06:00Z">
              <w:rPr/>
            </w:rPrChange>
          </w:rPr>
          <w:delText>About the Authors</w:delText>
        </w:r>
      </w:del>
    </w:p>
    <w:p w14:paraId="1D144305" w14:textId="283DE050" w:rsidR="00FB2810" w:rsidRPr="004A1522" w:rsidDel="00F1302C" w:rsidRDefault="001903FB" w:rsidP="00F1302C">
      <w:pPr>
        <w:pStyle w:val="BodyTextIndent"/>
        <w:rPr>
          <w:del w:id="2754" w:author="Author" w:date="2026-07-05T13:43:00Z"/>
          <w:rPrChange w:id="2755" w:author="Author" w:date="2026-07-05T14:06:00Z">
            <w:rPr>
              <w:del w:id="2756" w:author="Author" w:date="2026-07-05T13:43:00Z"/>
            </w:rPr>
          </w:rPrChange>
        </w:rPr>
      </w:pPr>
      <w:del w:id="2757" w:author="Author" w:date="2026-07-05T13:43:00Z">
        <w:r w:rsidRPr="004A1522" w:rsidDel="00F1302C">
          <w:rPr>
            <w:rPrChange w:id="2758" w:author="Author" w:date="2026-07-05T14:06:00Z">
              <w:rPr/>
            </w:rPrChange>
          </w:rPr>
          <w:delText>The About the Authors section must begin 12 points below the references section, u</w:delText>
        </w:r>
        <w:r w:rsidRPr="004A1522" w:rsidDel="00F1302C">
          <w:rPr>
            <w:rPrChange w:id="2759" w:author="Author" w:date="2026-07-05T14:06:00Z">
              <w:rPr/>
            </w:rPrChange>
          </w:rPr>
          <w:delText>sing the same margins as the body. Describe each author in a separate paragraph, skipping one line between authors. Try to limit the information to 75 words or less, but it is okay to have more.</w:delText>
        </w:r>
      </w:del>
    </w:p>
    <w:p w14:paraId="3957A3C9" w14:textId="3C587ABD" w:rsidR="00FB2810" w:rsidRPr="004A1522" w:rsidDel="00F1302C" w:rsidRDefault="001903FB" w:rsidP="00F1302C">
      <w:pPr>
        <w:pStyle w:val="BodyTextIndent"/>
        <w:rPr>
          <w:del w:id="2760" w:author="Author" w:date="2026-07-05T13:43:00Z"/>
          <w:rPrChange w:id="2761" w:author="Author" w:date="2026-07-05T14:06:00Z">
            <w:rPr>
              <w:del w:id="2762" w:author="Author" w:date="2026-07-05T13:43:00Z"/>
            </w:rPr>
          </w:rPrChange>
        </w:rPr>
      </w:pPr>
      <w:del w:id="2763" w:author="Author" w:date="2026-07-05T13:43:00Z">
        <w:r w:rsidRPr="004A1522" w:rsidDel="00F1302C">
          <w:rPr>
            <w:b/>
            <w:noProof/>
            <w:rPrChange w:id="2764" w:author="Author" w:date="2026-07-05T14:06:00Z">
              <w:rPr>
                <w:b/>
                <w:noProof/>
              </w:rPr>
            </w:rPrChange>
          </w:rPr>
          <w:drawing>
            <wp:anchor distT="0" distB="0" distL="114300" distR="114300" simplePos="0" relativeHeight="251659264" behindDoc="0" locked="0" layoutInCell="1" allowOverlap="1" wp14:anchorId="6B49185E" wp14:editId="6E38B193">
              <wp:simplePos x="0" y="0"/>
              <wp:positionH relativeFrom="column">
                <wp:posOffset>-105410</wp:posOffset>
              </wp:positionH>
              <wp:positionV relativeFrom="paragraph">
                <wp:posOffset>24765</wp:posOffset>
              </wp:positionV>
              <wp:extent cx="908050" cy="1144905"/>
              <wp:effectExtent l="19050" t="0" r="635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8050" cy="1144905"/>
                      </a:xfrm>
                      <a:prstGeom prst="rect">
                        <a:avLst/>
                      </a:prstGeom>
                    </pic:spPr>
                  </pic:pic>
                </a:graphicData>
              </a:graphic>
            </wp:anchor>
          </w:drawing>
        </w:r>
        <w:r w:rsidRPr="004A1522" w:rsidDel="00F1302C">
          <w:rPr>
            <w:rStyle w:val="AuthorName"/>
            <w:rPrChange w:id="2765" w:author="Author" w:date="2026-07-05T14:06:00Z">
              <w:rPr>
                <w:rStyle w:val="AuthorName"/>
              </w:rPr>
            </w:rPrChange>
          </w:rPr>
          <w:delText>Author Name</w:delText>
        </w:r>
        <w:r w:rsidRPr="004A1522" w:rsidDel="00F1302C">
          <w:rPr>
            <w:rPrChange w:id="2766" w:author="Author" w:date="2026-07-05T14:06:00Z">
              <w:rPr/>
            </w:rPrChange>
          </w:rPr>
          <w:delText xml:space="preserve"> is a Graduate Student at….</w:delText>
        </w:r>
      </w:del>
    </w:p>
    <w:p w14:paraId="72331C99" w14:textId="29697F7A" w:rsidR="00FB2810" w:rsidRPr="004A1522" w:rsidDel="00F1302C" w:rsidRDefault="00FB2810" w:rsidP="00F1302C">
      <w:pPr>
        <w:pStyle w:val="BodyTextIndent"/>
        <w:rPr>
          <w:del w:id="2767" w:author="Author" w:date="2026-07-05T13:43:00Z"/>
          <w:rPrChange w:id="2768" w:author="Author" w:date="2026-07-05T14:06:00Z">
            <w:rPr>
              <w:del w:id="2769" w:author="Author" w:date="2026-07-05T13:43:00Z"/>
            </w:rPr>
          </w:rPrChange>
        </w:rPr>
      </w:pPr>
    </w:p>
    <w:p w14:paraId="660FF8EC" w14:textId="478504FF" w:rsidR="00FB2810" w:rsidRPr="004A1522" w:rsidDel="00F1302C" w:rsidRDefault="001903FB" w:rsidP="00F1302C">
      <w:pPr>
        <w:pStyle w:val="BodyTextIndent"/>
        <w:rPr>
          <w:del w:id="2770" w:author="Author" w:date="2026-07-05T13:43:00Z"/>
          <w:rPrChange w:id="2771" w:author="Author" w:date="2026-07-05T14:06:00Z">
            <w:rPr>
              <w:del w:id="2772" w:author="Author" w:date="2026-07-05T13:43:00Z"/>
            </w:rPr>
          </w:rPrChange>
        </w:rPr>
      </w:pPr>
      <w:del w:id="2773" w:author="Author" w:date="2026-07-05T13:43:00Z">
        <w:r w:rsidRPr="004A1522" w:rsidDel="00F1302C">
          <w:rPr>
            <w:rPrChange w:id="2774" w:author="Author" w:date="2026-07-05T14:06:00Z">
              <w:rPr/>
            </w:rPrChange>
          </w:rPr>
          <w:delText>Each author name should be bolded. You can apply the AuthorName character style for this. An image is optional (width not to exceed 1-inch or 96 pixels).</w:delText>
        </w:r>
        <w:commentRangeEnd w:id="2751"/>
        <w:r w:rsidRPr="004A1522" w:rsidDel="00F1302C">
          <w:rPr>
            <w:rStyle w:val="CommentReference"/>
            <w:sz w:val="20"/>
            <w:szCs w:val="20"/>
            <w:rPrChange w:id="2775" w:author="Author" w:date="2026-07-05T14:06:00Z">
              <w:rPr>
                <w:rStyle w:val="CommentReference"/>
              </w:rPr>
            </w:rPrChange>
          </w:rPr>
          <w:commentReference w:id="2751"/>
        </w:r>
        <w:r w:rsidRPr="004A1522" w:rsidDel="00F1302C">
          <w:rPr>
            <w:rStyle w:val="CommentReference"/>
            <w:sz w:val="20"/>
            <w:szCs w:val="20"/>
            <w:rPrChange w:id="2776" w:author="Author" w:date="2026-07-05T14:06:00Z">
              <w:rPr>
                <w:rStyle w:val="CommentReference"/>
              </w:rPr>
            </w:rPrChange>
          </w:rPr>
          <w:delText xml:space="preserve"> </w:delText>
        </w:r>
      </w:del>
    </w:p>
    <w:p w14:paraId="0DCD6FDF" w14:textId="551D774A" w:rsidR="00FB2810" w:rsidRPr="004A1522" w:rsidDel="00F1302C" w:rsidRDefault="00FB2810" w:rsidP="00F1302C">
      <w:pPr>
        <w:pStyle w:val="BodyTextIndent"/>
        <w:rPr>
          <w:del w:id="2777" w:author="Author" w:date="2026-07-05T13:43:00Z"/>
          <w:rPrChange w:id="2778" w:author="Author" w:date="2026-07-05T14:06:00Z">
            <w:rPr>
              <w:del w:id="2779" w:author="Author" w:date="2026-07-05T13:43:00Z"/>
            </w:rPr>
          </w:rPrChange>
        </w:rPr>
      </w:pPr>
    </w:p>
    <w:p w14:paraId="1D497456" w14:textId="667624C0" w:rsidR="00FB2810" w:rsidRPr="004A1522" w:rsidDel="00F1302C" w:rsidRDefault="00FB2810" w:rsidP="00F1302C">
      <w:pPr>
        <w:pStyle w:val="BodyTextIndent"/>
        <w:rPr>
          <w:del w:id="2780" w:author="Author" w:date="2026-07-05T13:43:00Z"/>
          <w:rPrChange w:id="2781" w:author="Author" w:date="2026-07-05T14:06:00Z">
            <w:rPr>
              <w:del w:id="2782" w:author="Author" w:date="2026-07-05T13:43:00Z"/>
            </w:rPr>
          </w:rPrChange>
        </w:rPr>
        <w:sectPr w:rsidR="00FB2810" w:rsidRPr="004A1522" w:rsidDel="00F1302C">
          <w:type w:val="continuous"/>
          <w:pgSz w:w="12240" w:h="15840"/>
          <w:pgMar w:top="1440" w:right="1210" w:bottom="1440" w:left="1210" w:header="720" w:footer="720" w:gutter="0"/>
          <w:cols w:num="2" w:space="461"/>
        </w:sectPr>
      </w:pPr>
    </w:p>
    <w:p w14:paraId="4937212C" w14:textId="77777777" w:rsidR="00FB2810" w:rsidRPr="004A1522" w:rsidRDefault="00FB2810" w:rsidP="00F1302C">
      <w:pPr>
        <w:pStyle w:val="BodyTextIndent"/>
        <w:rPr>
          <w:rPrChange w:id="2783" w:author="Author" w:date="2026-07-05T14:06:00Z">
            <w:rPr/>
          </w:rPrChange>
        </w:rPr>
      </w:pPr>
    </w:p>
    <w:sectPr w:rsidR="00FB2810" w:rsidRPr="004A1522">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51" w:author="Author" w:date="1900-01-01T00:00:00Z" w:initials="A">
    <w:p w14:paraId="79A3331F" w14:textId="77777777" w:rsidR="00FB2810" w:rsidRDefault="001903FB">
      <w:pPr>
        <w:pStyle w:val="CommentText"/>
      </w:pPr>
      <w:r>
        <w:t xml:space="preserve">Delete the About the Authors section and this comment before submitting your paper for the first review of your full submission. </w:t>
      </w:r>
      <w:r>
        <w:rPr>
          <w:b/>
          <w:bCs/>
        </w:rPr>
        <w:t>You will ne</w:t>
      </w:r>
      <w:r>
        <w:rPr>
          <w:b/>
          <w:bCs/>
        </w:rPr>
        <w:t>ed to include this section in your final camera-ready copy, but do not include it before that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A3331F" w16cid:durableId="2DF4D5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8DB35" w14:textId="77777777" w:rsidR="001903FB" w:rsidRDefault="001903FB">
      <w:r>
        <w:separator/>
      </w:r>
    </w:p>
  </w:endnote>
  <w:endnote w:type="continuationSeparator" w:id="0">
    <w:p w14:paraId="510FCA8B" w14:textId="77777777" w:rsidR="001903FB" w:rsidRDefault="00190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77777777" w:rsidR="00FB2810" w:rsidRDefault="00FB281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93B13" w14:textId="77777777" w:rsidR="001903FB" w:rsidRDefault="001903FB">
      <w:r>
        <w:separator/>
      </w:r>
    </w:p>
  </w:footnote>
  <w:footnote w:type="continuationSeparator" w:id="0">
    <w:p w14:paraId="5C3EBD09" w14:textId="77777777" w:rsidR="001903FB" w:rsidRDefault="00190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multilevel"/>
    <w:tmpl w:val="080B2D81"/>
    <w:lvl w:ilvl="0">
      <w:start w:val="1"/>
      <w:numFmt w:val="decimal"/>
      <w:pStyle w:val="NumberedList"/>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 w15:restartNumberingAfterBreak="0">
    <w:nsid w:val="085D1094"/>
    <w:multiLevelType w:val="multilevel"/>
    <w:tmpl w:val="74BE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F747B"/>
    <w:multiLevelType w:val="multilevel"/>
    <w:tmpl w:val="D824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74B33"/>
    <w:multiLevelType w:val="multilevel"/>
    <w:tmpl w:val="406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858FD"/>
    <w:multiLevelType w:val="multilevel"/>
    <w:tmpl w:val="5258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96AF2"/>
    <w:multiLevelType w:val="multilevel"/>
    <w:tmpl w:val="07E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50326"/>
    <w:multiLevelType w:val="multilevel"/>
    <w:tmpl w:val="F4C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83F94"/>
    <w:multiLevelType w:val="multilevel"/>
    <w:tmpl w:val="87B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3297"/>
    <w:multiLevelType w:val="multilevel"/>
    <w:tmpl w:val="215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4448C"/>
    <w:multiLevelType w:val="multilevel"/>
    <w:tmpl w:val="C0C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12F8D"/>
    <w:multiLevelType w:val="multilevel"/>
    <w:tmpl w:val="C52A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04958"/>
    <w:multiLevelType w:val="multilevel"/>
    <w:tmpl w:val="E07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25263"/>
    <w:multiLevelType w:val="multilevel"/>
    <w:tmpl w:val="D18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5876"/>
    <w:multiLevelType w:val="multilevel"/>
    <w:tmpl w:val="FE1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E1D7F"/>
    <w:multiLevelType w:val="multilevel"/>
    <w:tmpl w:val="329E1D7F"/>
    <w:lvl w:ilvl="0">
      <w:start w:val="1"/>
      <w:numFmt w:val="bullet"/>
      <w:pStyle w:val="BulletList"/>
      <w:lvlText w:val=""/>
      <w:lvlJc w:val="left"/>
      <w:pPr>
        <w:ind w:left="965" w:hanging="360"/>
      </w:pPr>
      <w:rPr>
        <w:rFonts w:ascii="Symbol" w:hAnsi="Symbol" w:hint="default"/>
      </w:rPr>
    </w:lvl>
    <w:lvl w:ilvl="1">
      <w:start w:val="1"/>
      <w:numFmt w:val="bullet"/>
      <w:lvlText w:val="o"/>
      <w:lvlJc w:val="left"/>
      <w:pPr>
        <w:ind w:left="1685" w:hanging="360"/>
      </w:pPr>
      <w:rPr>
        <w:rFonts w:ascii="Courier New" w:hAnsi="Courier New" w:cs="Courier New" w:hint="default"/>
      </w:rPr>
    </w:lvl>
    <w:lvl w:ilvl="2">
      <w:start w:val="1"/>
      <w:numFmt w:val="bullet"/>
      <w:lvlText w:val=""/>
      <w:lvlJc w:val="left"/>
      <w:pPr>
        <w:ind w:left="2405" w:hanging="360"/>
      </w:pPr>
      <w:rPr>
        <w:rFonts w:ascii="Wingdings" w:hAnsi="Wingdings" w:hint="default"/>
      </w:rPr>
    </w:lvl>
    <w:lvl w:ilvl="3">
      <w:start w:val="1"/>
      <w:numFmt w:val="bullet"/>
      <w:lvlText w:val=""/>
      <w:lvlJc w:val="left"/>
      <w:pPr>
        <w:ind w:left="3125" w:hanging="360"/>
      </w:pPr>
      <w:rPr>
        <w:rFonts w:ascii="Symbol" w:hAnsi="Symbol" w:hint="default"/>
      </w:rPr>
    </w:lvl>
    <w:lvl w:ilvl="4">
      <w:start w:val="1"/>
      <w:numFmt w:val="bullet"/>
      <w:lvlText w:val="o"/>
      <w:lvlJc w:val="left"/>
      <w:pPr>
        <w:ind w:left="3845" w:hanging="360"/>
      </w:pPr>
      <w:rPr>
        <w:rFonts w:ascii="Courier New" w:hAnsi="Courier New" w:cs="Courier New" w:hint="default"/>
      </w:rPr>
    </w:lvl>
    <w:lvl w:ilvl="5">
      <w:start w:val="1"/>
      <w:numFmt w:val="bullet"/>
      <w:lvlText w:val=""/>
      <w:lvlJc w:val="left"/>
      <w:pPr>
        <w:ind w:left="4565" w:hanging="360"/>
      </w:pPr>
      <w:rPr>
        <w:rFonts w:ascii="Wingdings" w:hAnsi="Wingdings" w:hint="default"/>
      </w:rPr>
    </w:lvl>
    <w:lvl w:ilvl="6">
      <w:start w:val="1"/>
      <w:numFmt w:val="bullet"/>
      <w:lvlText w:val=""/>
      <w:lvlJc w:val="left"/>
      <w:pPr>
        <w:ind w:left="5285" w:hanging="360"/>
      </w:pPr>
      <w:rPr>
        <w:rFonts w:ascii="Symbol" w:hAnsi="Symbol" w:hint="default"/>
      </w:rPr>
    </w:lvl>
    <w:lvl w:ilvl="7">
      <w:start w:val="1"/>
      <w:numFmt w:val="bullet"/>
      <w:lvlText w:val="o"/>
      <w:lvlJc w:val="left"/>
      <w:pPr>
        <w:ind w:left="6005" w:hanging="360"/>
      </w:pPr>
      <w:rPr>
        <w:rFonts w:ascii="Courier New" w:hAnsi="Courier New" w:cs="Courier New" w:hint="default"/>
      </w:rPr>
    </w:lvl>
    <w:lvl w:ilvl="8">
      <w:start w:val="1"/>
      <w:numFmt w:val="bullet"/>
      <w:lvlText w:val=""/>
      <w:lvlJc w:val="left"/>
      <w:pPr>
        <w:ind w:left="6725" w:hanging="360"/>
      </w:pPr>
      <w:rPr>
        <w:rFonts w:ascii="Wingdings" w:hAnsi="Wingdings" w:hint="default"/>
      </w:rPr>
    </w:lvl>
  </w:abstractNum>
  <w:abstractNum w:abstractNumId="15" w15:restartNumberingAfterBreak="0">
    <w:nsid w:val="33BE39A2"/>
    <w:multiLevelType w:val="multilevel"/>
    <w:tmpl w:val="7B4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B41F1"/>
    <w:multiLevelType w:val="multilevel"/>
    <w:tmpl w:val="D59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A49BE"/>
    <w:multiLevelType w:val="multilevel"/>
    <w:tmpl w:val="660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F3C8F"/>
    <w:multiLevelType w:val="multilevel"/>
    <w:tmpl w:val="DF2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42D5C"/>
    <w:multiLevelType w:val="multilevel"/>
    <w:tmpl w:val="CC7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C7991"/>
    <w:multiLevelType w:val="multilevel"/>
    <w:tmpl w:val="25B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E4046"/>
    <w:multiLevelType w:val="multilevel"/>
    <w:tmpl w:val="004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D1234"/>
    <w:multiLevelType w:val="multilevel"/>
    <w:tmpl w:val="F1DC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60139"/>
    <w:multiLevelType w:val="multilevel"/>
    <w:tmpl w:val="1AA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46360"/>
    <w:multiLevelType w:val="multilevel"/>
    <w:tmpl w:val="443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008CF"/>
    <w:multiLevelType w:val="multilevel"/>
    <w:tmpl w:val="1DD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44523"/>
    <w:multiLevelType w:val="multilevel"/>
    <w:tmpl w:val="2AE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60B0D"/>
    <w:multiLevelType w:val="multilevel"/>
    <w:tmpl w:val="4C4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E095D"/>
    <w:multiLevelType w:val="multilevel"/>
    <w:tmpl w:val="CAAE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410E38"/>
    <w:multiLevelType w:val="multilevel"/>
    <w:tmpl w:val="65A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26"/>
  </w:num>
  <w:num w:numId="4">
    <w:abstractNumId w:val="10"/>
  </w:num>
  <w:num w:numId="5">
    <w:abstractNumId w:val="21"/>
  </w:num>
  <w:num w:numId="6">
    <w:abstractNumId w:val="22"/>
  </w:num>
  <w:num w:numId="7">
    <w:abstractNumId w:val="18"/>
  </w:num>
  <w:num w:numId="8">
    <w:abstractNumId w:val="5"/>
  </w:num>
  <w:num w:numId="9">
    <w:abstractNumId w:val="15"/>
  </w:num>
  <w:num w:numId="10">
    <w:abstractNumId w:val="12"/>
  </w:num>
  <w:num w:numId="11">
    <w:abstractNumId w:val="24"/>
  </w:num>
  <w:num w:numId="12">
    <w:abstractNumId w:val="13"/>
  </w:num>
  <w:num w:numId="13">
    <w:abstractNumId w:val="9"/>
  </w:num>
  <w:num w:numId="14">
    <w:abstractNumId w:val="6"/>
  </w:num>
  <w:num w:numId="15">
    <w:abstractNumId w:val="23"/>
  </w:num>
  <w:num w:numId="16">
    <w:abstractNumId w:val="29"/>
  </w:num>
  <w:num w:numId="17">
    <w:abstractNumId w:val="27"/>
  </w:num>
  <w:num w:numId="18">
    <w:abstractNumId w:val="2"/>
  </w:num>
  <w:num w:numId="19">
    <w:abstractNumId w:val="7"/>
  </w:num>
  <w:num w:numId="20">
    <w:abstractNumId w:val="11"/>
  </w:num>
  <w:num w:numId="21">
    <w:abstractNumId w:val="16"/>
  </w:num>
  <w:num w:numId="22">
    <w:abstractNumId w:val="17"/>
  </w:num>
  <w:num w:numId="23">
    <w:abstractNumId w:val="4"/>
  </w:num>
  <w:num w:numId="24">
    <w:abstractNumId w:val="19"/>
  </w:num>
  <w:num w:numId="25">
    <w:abstractNumId w:val="1"/>
  </w:num>
  <w:num w:numId="26">
    <w:abstractNumId w:val="20"/>
  </w:num>
  <w:num w:numId="27">
    <w:abstractNumId w:val="8"/>
  </w:num>
  <w:num w:numId="28">
    <w:abstractNumId w:val="25"/>
  </w:num>
  <w:num w:numId="29">
    <w:abstractNumId w:val="3"/>
  </w:num>
  <w:num w:numId="3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pika Pradhan">
    <w15:presenceInfo w15:providerId="Windows Live" w15:userId="61d8eaf48782c1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removePersonalInformatio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903FB"/>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E2757"/>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1522"/>
    <w:rsid w:val="004A504A"/>
    <w:rsid w:val="004B0384"/>
    <w:rsid w:val="004B39FD"/>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1991"/>
    <w:rsid w:val="006162B2"/>
    <w:rsid w:val="00625ADE"/>
    <w:rsid w:val="00646E9C"/>
    <w:rsid w:val="00651979"/>
    <w:rsid w:val="00655B1C"/>
    <w:rsid w:val="006620AE"/>
    <w:rsid w:val="006633FE"/>
    <w:rsid w:val="00664849"/>
    <w:rsid w:val="00675D9E"/>
    <w:rsid w:val="006C7CAC"/>
    <w:rsid w:val="006E6DFA"/>
    <w:rsid w:val="00725706"/>
    <w:rsid w:val="007333BC"/>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B1262"/>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C2C0E"/>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302C"/>
    <w:rsid w:val="00F1562C"/>
    <w:rsid w:val="00FA1C3D"/>
    <w:rsid w:val="00FA3F6A"/>
    <w:rsid w:val="00FB2810"/>
    <w:rsid w:val="00FD6EC1"/>
    <w:rsid w:val="00FE6012"/>
    <w:rsid w:val="07C86E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E45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link w:val="Heading1Char"/>
    <w:uiPriority w:val="9"/>
    <w:qFormat/>
    <w:pPr>
      <w:keepNext/>
      <w:keepLines/>
      <w:spacing w:before="240" w:after="120"/>
      <w:jc w:val="center"/>
      <w:outlineLvl w:val="0"/>
    </w:pPr>
    <w:rPr>
      <w:rFonts w:eastAsia="SimSun"/>
      <w:smallCaps/>
      <w:lang w:eastAsia="pt-BR"/>
    </w:rPr>
  </w:style>
  <w:style w:type="paragraph" w:styleId="Heading2">
    <w:name w:val="heading 2"/>
    <w:basedOn w:val="Heading1"/>
    <w:next w:val="Normal"/>
    <w:link w:val="Heading2Char"/>
    <w:uiPriority w:val="9"/>
    <w:qFormat/>
    <w:pPr>
      <w:spacing w:before="180" w:after="60"/>
      <w:jc w:val="left"/>
      <w:outlineLvl w:val="1"/>
    </w:pPr>
    <w:rPr>
      <w:i/>
      <w:smallCaps w:val="0"/>
    </w:rPr>
  </w:style>
  <w:style w:type="paragraph" w:styleId="Heading3">
    <w:name w:val="heading 3"/>
    <w:basedOn w:val="Normal"/>
    <w:next w:val="Normal"/>
    <w:link w:val="Heading3Char"/>
    <w:uiPriority w:val="9"/>
    <w:qFormat/>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Indent">
    <w:name w:val="Body Text Indent"/>
    <w:basedOn w:val="Normal"/>
    <w:link w:val="BodyTextIndentChar"/>
    <w:uiPriority w:val="99"/>
    <w:pPr>
      <w:ind w:firstLine="245"/>
      <w:jc w:val="both"/>
    </w:pPr>
  </w:style>
  <w:style w:type="paragraph" w:styleId="BodyTextIndent2">
    <w:name w:val="Body Text Indent 2"/>
    <w:basedOn w:val="Normal"/>
    <w:link w:val="BodyTextIndent2Char"/>
    <w:uiPriority w:val="99"/>
    <w:semiHidden/>
    <w:unhideWhenUsed/>
    <w:pPr>
      <w:spacing w:after="120" w:line="480" w:lineRule="auto"/>
      <w:ind w:left="360"/>
    </w:pPr>
  </w:style>
  <w:style w:type="paragraph" w:styleId="Caption">
    <w:name w:val="caption"/>
    <w:basedOn w:val="Normal"/>
    <w:next w:val="Normal"/>
    <w:uiPriority w:val="35"/>
    <w:qFormat/>
    <w:pPr>
      <w:spacing w:before="120" w:after="120"/>
    </w:pPr>
    <w:rPr>
      <w:bCs/>
      <w:smallCaps/>
    </w:rPr>
  </w:style>
  <w:style w:type="character" w:styleId="CommentReference">
    <w:name w:val="annotation reference"/>
    <w:rPr>
      <w:sz w:val="16"/>
      <w:szCs w:val="16"/>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qFormat/>
    <w:rPr>
      <w:rFonts w:ascii="Times New Roman" w:eastAsia="SimSun" w:hAnsi="Times New Roman" w:cs="Times New Roman"/>
      <w:smallCaps/>
      <w:sz w:val="20"/>
      <w:szCs w:val="20"/>
      <w:lang w:eastAsia="pt-BR"/>
    </w:rPr>
  </w:style>
  <w:style w:type="character" w:customStyle="1" w:styleId="Heading2Char">
    <w:name w:val="Heading 2 Char"/>
    <w:basedOn w:val="DefaultParagraphFont"/>
    <w:link w:val="Heading2"/>
    <w:uiPriority w:val="9"/>
    <w:qFormat/>
    <w:rPr>
      <w:rFonts w:ascii="Times New Roman" w:eastAsia="SimSun" w:hAnsi="Times New Roman" w:cs="Times New Roman"/>
      <w:i/>
      <w:sz w:val="20"/>
      <w:szCs w:val="20"/>
      <w:lang w:eastAsia="pt-BR"/>
    </w:rPr>
  </w:style>
  <w:style w:type="character" w:customStyle="1" w:styleId="Heading3Char">
    <w:name w:val="Heading 3 Char"/>
    <w:basedOn w:val="DefaultParagraphFont"/>
    <w:link w:val="Heading3"/>
    <w:uiPriority w:val="9"/>
    <w:rPr>
      <w:rFonts w:ascii="Times New Roman" w:eastAsia="Times New Roman" w:hAnsi="Times New Roman" w:cs="Times New Roman"/>
      <w:sz w:val="18"/>
      <w:szCs w:val="20"/>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paragraph" w:customStyle="1" w:styleId="AuthorData">
    <w:name w:val="Author Data"/>
    <w:basedOn w:val="Normal"/>
    <w:autoRedefine/>
    <w:pPr>
      <w:widowControl w:val="0"/>
      <w:spacing w:after="240"/>
      <w:jc w:val="center"/>
    </w:pPr>
    <w:rPr>
      <w:sz w:val="24"/>
    </w:rPr>
  </w:style>
  <w:style w:type="paragraph" w:customStyle="1" w:styleId="Abstract">
    <w:name w:val="Abstract"/>
    <w:basedOn w:val="BodyTextIndent2"/>
    <w:autoRedefine/>
    <w:pPr>
      <w:spacing w:after="0" w:line="240" w:lineRule="auto"/>
      <w:ind w:left="0"/>
      <w:jc w:val="both"/>
    </w:pPr>
    <w:rPr>
      <w:b/>
      <w:i/>
    </w:rPr>
  </w:style>
  <w:style w:type="paragraph" w:customStyle="1" w:styleId="papertitle">
    <w:name w:val="paper title"/>
    <w:next w:val="Normal"/>
    <w:pPr>
      <w:spacing w:after="360"/>
      <w:jc w:val="center"/>
    </w:pPr>
    <w:rPr>
      <w:rFonts w:ascii="Times New Roman" w:eastAsia="MS Mincho" w:hAnsi="Times New Roman" w:cs="Times New Roman"/>
      <w:sz w:val="48"/>
      <w:szCs w:val="48"/>
      <w:lang w:val="en-US" w:eastAsia="en-US"/>
    </w:rPr>
  </w:style>
  <w:style w:type="character" w:customStyle="1" w:styleId="SubtleEmphasis1">
    <w:name w:val="Subtle Emphasis1"/>
    <w:uiPriority w:val="19"/>
    <w:qFormat/>
    <w:rPr>
      <w:rFonts w:ascii="Times New Roman" w:hAnsi="Times New Roman"/>
      <w:i/>
      <w:sz w:val="18"/>
    </w:rPr>
  </w:style>
  <w:style w:type="paragraph" w:customStyle="1" w:styleId="TableHead">
    <w:name w:val="Table Head"/>
    <w:basedOn w:val="Normal"/>
    <w:link w:val="TableHeadChar"/>
    <w:qFormat/>
    <w:rPr>
      <w:b/>
    </w:rPr>
  </w:style>
  <w:style w:type="character" w:customStyle="1" w:styleId="TableHeadChar">
    <w:name w:val="Table Head Char"/>
    <w:link w:val="TableHead"/>
    <w:locked/>
    <w:rPr>
      <w:rFonts w:ascii="Times New Roman" w:eastAsia="Times New Roman" w:hAnsi="Times New Roman" w:cs="Times New Roman"/>
      <w:b/>
      <w:sz w:val="20"/>
      <w:szCs w:val="20"/>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0"/>
    </w:rPr>
  </w:style>
  <w:style w:type="character" w:customStyle="1" w:styleId="AuthorName">
    <w:name w:val="AuthorName"/>
    <w:uiPriority w:val="1"/>
    <w:qFormat/>
    <w:rPr>
      <w:b/>
    </w:rPr>
  </w:style>
  <w:style w:type="paragraph" w:customStyle="1" w:styleId="BulletList">
    <w:name w:val="BulletList"/>
    <w:basedOn w:val="BodyTextIndent"/>
    <w:autoRedefine/>
    <w:qFormat/>
    <w:pPr>
      <w:numPr>
        <w:numId w:val="1"/>
      </w:numPr>
      <w:ind w:left="720" w:hanging="432"/>
      <w:contextualSpacing/>
      <w:jc w:val="left"/>
    </w:pPr>
  </w:style>
  <w:style w:type="paragraph" w:customStyle="1" w:styleId="NumberedList">
    <w:name w:val="NumberedList"/>
    <w:basedOn w:val="BulletList"/>
    <w:autoRedefine/>
    <w:pPr>
      <w:numPr>
        <w:numId w:val="2"/>
      </w:numPr>
      <w:ind w:left="576" w:hanging="288"/>
    </w:pPr>
  </w:style>
  <w:style w:type="paragraph" w:customStyle="1" w:styleId="Source">
    <w:name w:val="Source"/>
    <w:basedOn w:val="Caption"/>
    <w:pPr>
      <w:spacing w:before="20"/>
    </w:pPr>
    <w:rPr>
      <w:smallCaps w:val="0"/>
      <w:sz w:val="18"/>
      <w:szCs w:val="18"/>
    </w:rPr>
  </w:style>
  <w:style w:type="paragraph" w:customStyle="1" w:styleId="Tabletext">
    <w:name w:val="Table text"/>
    <w:basedOn w:val="Normal"/>
  </w:style>
  <w:style w:type="paragraph" w:styleId="ListParagraph">
    <w:name w:val="List Paragraph"/>
    <w:basedOn w:val="Normal"/>
    <w:uiPriority w:val="34"/>
    <w:qFormat/>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pPr>
      <w:spacing w:after="240"/>
      <w:ind w:left="240" w:firstLine="0"/>
      <w:contextualSpacing/>
      <w:jc w:val="left"/>
    </w:pPr>
  </w:style>
  <w:style w:type="character" w:customStyle="1" w:styleId="BodyTextIndent2Char">
    <w:name w:val="Body Text Indent 2 Char"/>
    <w:basedOn w:val="DefaultParagraphFont"/>
    <w:link w:val="BodyTextIndent2"/>
    <w:uiPriority w:val="99"/>
    <w:semiHidden/>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customStyle="1" w:styleId="Revision1">
    <w:name w:val="Revision1"/>
    <w:hidden/>
    <w:uiPriority w:val="99"/>
    <w:semiHidden/>
    <w:rPr>
      <w:rFonts w:ascii="Times New Roman" w:eastAsia="Times New Roman" w:hAnsi="Times New Roman" w:cs="Times New Roman"/>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dq2pgselectionanchorcontainer">
    <w:name w:val="pdq2pg_selectionanchorcontainer"/>
    <w:basedOn w:val="Normal"/>
    <w:rsid w:val="009B1262"/>
    <w:pPr>
      <w:spacing w:before="100" w:beforeAutospacing="1" w:after="100" w:afterAutospacing="1"/>
    </w:pPr>
    <w:rPr>
      <w:sz w:val="24"/>
      <w:szCs w:val="24"/>
      <w:lang w:val="en-GB" w:eastAsia="en-GB"/>
    </w:rPr>
  </w:style>
  <w:style w:type="paragraph" w:styleId="NormalWeb">
    <w:name w:val="Normal (Web)"/>
    <w:basedOn w:val="Normal"/>
    <w:uiPriority w:val="99"/>
    <w:unhideWhenUsed/>
    <w:rsid w:val="009B1262"/>
    <w:pPr>
      <w:spacing w:before="100" w:beforeAutospacing="1" w:after="100" w:afterAutospacing="1"/>
    </w:pPr>
    <w:rPr>
      <w:sz w:val="24"/>
      <w:szCs w:val="24"/>
      <w:lang w:val="en-GB" w:eastAsia="en-GB"/>
    </w:rPr>
  </w:style>
  <w:style w:type="character" w:styleId="Strong">
    <w:name w:val="Strong"/>
    <w:basedOn w:val="DefaultParagraphFont"/>
    <w:uiPriority w:val="22"/>
    <w:qFormat/>
    <w:rsid w:val="00F1302C"/>
    <w:rPr>
      <w:b/>
      <w:bCs/>
    </w:rPr>
  </w:style>
  <w:style w:type="character" w:styleId="Emphasis">
    <w:name w:val="Emphasis"/>
    <w:basedOn w:val="DefaultParagraphFont"/>
    <w:uiPriority w:val="20"/>
    <w:qFormat/>
    <w:rsid w:val="00F1302C"/>
    <w:rPr>
      <w:i/>
      <w:iCs/>
    </w:rPr>
  </w:style>
  <w:style w:type="character" w:styleId="HTMLCode">
    <w:name w:val="HTML Code"/>
    <w:basedOn w:val="DefaultParagraphFont"/>
    <w:uiPriority w:val="99"/>
    <w:semiHidden/>
    <w:unhideWhenUsed/>
    <w:rsid w:val="00F130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30082">
      <w:bodyDiv w:val="1"/>
      <w:marLeft w:val="0"/>
      <w:marRight w:val="0"/>
      <w:marTop w:val="0"/>
      <w:marBottom w:val="0"/>
      <w:divBdr>
        <w:top w:val="none" w:sz="0" w:space="0" w:color="auto"/>
        <w:left w:val="none" w:sz="0" w:space="0" w:color="auto"/>
        <w:bottom w:val="none" w:sz="0" w:space="0" w:color="auto"/>
        <w:right w:val="none" w:sz="0" w:space="0" w:color="auto"/>
      </w:divBdr>
    </w:div>
    <w:div w:id="217399591">
      <w:bodyDiv w:val="1"/>
      <w:marLeft w:val="0"/>
      <w:marRight w:val="0"/>
      <w:marTop w:val="0"/>
      <w:marBottom w:val="0"/>
      <w:divBdr>
        <w:top w:val="none" w:sz="0" w:space="0" w:color="auto"/>
        <w:left w:val="none" w:sz="0" w:space="0" w:color="auto"/>
        <w:bottom w:val="none" w:sz="0" w:space="0" w:color="auto"/>
        <w:right w:val="none" w:sz="0" w:space="0" w:color="auto"/>
      </w:divBdr>
    </w:div>
    <w:div w:id="676537737">
      <w:bodyDiv w:val="1"/>
      <w:marLeft w:val="0"/>
      <w:marRight w:val="0"/>
      <w:marTop w:val="0"/>
      <w:marBottom w:val="0"/>
      <w:divBdr>
        <w:top w:val="none" w:sz="0" w:space="0" w:color="auto"/>
        <w:left w:val="none" w:sz="0" w:space="0" w:color="auto"/>
        <w:bottom w:val="none" w:sz="0" w:space="0" w:color="auto"/>
        <w:right w:val="none" w:sz="0" w:space="0" w:color="auto"/>
      </w:divBdr>
    </w:div>
    <w:div w:id="846023189">
      <w:bodyDiv w:val="1"/>
      <w:marLeft w:val="0"/>
      <w:marRight w:val="0"/>
      <w:marTop w:val="0"/>
      <w:marBottom w:val="0"/>
      <w:divBdr>
        <w:top w:val="none" w:sz="0" w:space="0" w:color="auto"/>
        <w:left w:val="none" w:sz="0" w:space="0" w:color="auto"/>
        <w:bottom w:val="none" w:sz="0" w:space="0" w:color="auto"/>
        <w:right w:val="none" w:sz="0" w:space="0" w:color="auto"/>
      </w:divBdr>
    </w:div>
    <w:div w:id="879586762">
      <w:bodyDiv w:val="1"/>
      <w:marLeft w:val="0"/>
      <w:marRight w:val="0"/>
      <w:marTop w:val="0"/>
      <w:marBottom w:val="0"/>
      <w:divBdr>
        <w:top w:val="none" w:sz="0" w:space="0" w:color="auto"/>
        <w:left w:val="none" w:sz="0" w:space="0" w:color="auto"/>
        <w:bottom w:val="none" w:sz="0" w:space="0" w:color="auto"/>
        <w:right w:val="none" w:sz="0" w:space="0" w:color="auto"/>
      </w:divBdr>
    </w:div>
    <w:div w:id="1085418666">
      <w:bodyDiv w:val="1"/>
      <w:marLeft w:val="0"/>
      <w:marRight w:val="0"/>
      <w:marTop w:val="0"/>
      <w:marBottom w:val="0"/>
      <w:divBdr>
        <w:top w:val="none" w:sz="0" w:space="0" w:color="auto"/>
        <w:left w:val="none" w:sz="0" w:space="0" w:color="auto"/>
        <w:bottom w:val="none" w:sz="0" w:space="0" w:color="auto"/>
        <w:right w:val="none" w:sz="0" w:space="0" w:color="auto"/>
      </w:divBdr>
    </w:div>
    <w:div w:id="1526670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7292</Words>
  <Characters>41569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2023-02-08T15:42:00Z</dcterms:created>
  <dcterms:modified xsi:type="dcterms:W3CDTF">2026-07-05T08:58:00Z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eyJoZGlkIjoiNDNhY2EzMTdkYjI3MjRiYjcxNmI2MjI5N2VmOTU0YjAiLCJ1c2VySWQiOiI1Njc1ODMzOTU0MTcifQ==</vt:lpwstr>
  </property>
  <property fmtid="{D5CDD505-2E9C-101B-9397-08002B2CF9AE}" pid="3" name="KSOProductBuildVer">
    <vt:lpwstr>1033-12.1.0.26880</vt:lpwstr>
  </property>
  <property fmtid="{D5CDD505-2E9C-101B-9397-08002B2CF9AE}" pid="4" name="ICV">
    <vt:lpwstr>F1C3C302B06348FC82C4AC429E19B73B_12</vt:lpwstr>
  </property>
</Properties>
</file>